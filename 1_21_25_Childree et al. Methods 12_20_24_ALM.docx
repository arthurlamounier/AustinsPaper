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C5CD" w14:textId="7071CD75" w:rsidR="00B6189B" w:rsidRDefault="002466EC" w:rsidP="00AE3CAC">
      <w:pPr>
        <w:spacing w:line="480" w:lineRule="auto"/>
      </w:pPr>
      <w:r>
        <w:t xml:space="preserve">2.1: </w:t>
      </w:r>
      <w:r w:rsidR="00E70FE0">
        <w:t>Leaf litter collection and preparation</w:t>
      </w:r>
      <w:r w:rsidR="007A48A5">
        <w:t xml:space="preserve"> </w:t>
      </w:r>
    </w:p>
    <w:p w14:paraId="40CD03DC" w14:textId="2EE8F2B6" w:rsidR="00321BBC" w:rsidRDefault="00F67E60" w:rsidP="00AE3CAC">
      <w:pPr>
        <w:spacing w:line="480" w:lineRule="auto"/>
      </w:pPr>
      <w:r>
        <w:tab/>
      </w:r>
      <w:r w:rsidR="00F1485E">
        <w:t xml:space="preserve">To better understand </w:t>
      </w:r>
      <w:commentRangeStart w:id="0"/>
      <w:r w:rsidR="00F1485E">
        <w:t xml:space="preserve">how increasing sweetgum and decreasing longleaf pine contribution to the </w:t>
      </w:r>
      <w:r w:rsidR="00007F92">
        <w:t xml:space="preserve">leaf litter </w:t>
      </w:r>
      <w:r w:rsidR="00F1485E">
        <w:t>fuel bed impacts fire behavior</w:t>
      </w:r>
      <w:commentRangeEnd w:id="0"/>
      <w:r w:rsidR="00746FA7">
        <w:rPr>
          <w:rStyle w:val="CommentReference"/>
        </w:rPr>
        <w:commentReference w:id="0"/>
      </w:r>
      <w:r w:rsidR="00F1485E">
        <w:t xml:space="preserve">, we conducted flammability trials using </w:t>
      </w:r>
      <w:commentRangeStart w:id="1"/>
      <w:r w:rsidR="00F1485E">
        <w:t xml:space="preserve">constructed </w:t>
      </w:r>
      <w:commentRangeEnd w:id="1"/>
      <w:r w:rsidR="00746FA7">
        <w:rPr>
          <w:rStyle w:val="CommentReference"/>
        </w:rPr>
        <w:commentReference w:id="1"/>
      </w:r>
      <w:r w:rsidR="00F1485E">
        <w:t xml:space="preserve">fuel beds. </w:t>
      </w:r>
      <w:r w:rsidR="0293EFF7">
        <w:t xml:space="preserve">We tested </w:t>
      </w:r>
      <w:r w:rsidR="00B8544E">
        <w:t xml:space="preserve">leaf litter </w:t>
      </w:r>
      <w:r w:rsidR="0293EFF7">
        <w:t xml:space="preserve">flammability </w:t>
      </w:r>
      <w:r>
        <w:t xml:space="preserve">of </w:t>
      </w:r>
      <w:r w:rsidR="00A16E99">
        <w:t xml:space="preserve">these two species </w:t>
      </w:r>
      <w:r w:rsidR="001A655E">
        <w:t xml:space="preserve">singly, along with </w:t>
      </w:r>
      <w:r w:rsidR="00321BBC">
        <w:t>southern red oak (</w:t>
      </w:r>
      <w:r w:rsidR="00321BBC" w:rsidRPr="00B8544E">
        <w:rPr>
          <w:i/>
        </w:rPr>
        <w:t>Quercus falcata</w:t>
      </w:r>
      <w:r w:rsidR="00321BBC">
        <w:t>)</w:t>
      </w:r>
      <w:r w:rsidR="00D84130">
        <w:t>, a pyrophytic hardwood that commonly co-occurs with longleaf pine (Hiers et al. 2014)</w:t>
      </w:r>
      <w:r w:rsidR="00A969B6">
        <w:t>, and in mixed fuelbeds</w:t>
      </w:r>
      <w:r w:rsidR="00CA4422">
        <w:t>.</w:t>
      </w:r>
      <w:r w:rsidR="00321BBC">
        <w:t xml:space="preserve"> </w:t>
      </w:r>
      <w:r w:rsidR="00D26691">
        <w:t>Trials used</w:t>
      </w:r>
      <w:r w:rsidR="4AC0C7B4">
        <w:t xml:space="preserve"> </w:t>
      </w:r>
      <w:proofErr w:type="gramStart"/>
      <w:r w:rsidR="4AC0C7B4">
        <w:t>freshly-senesced</w:t>
      </w:r>
      <w:proofErr w:type="gramEnd"/>
      <w:r w:rsidR="4AC0C7B4">
        <w:t xml:space="preserve"> </w:t>
      </w:r>
      <w:ins w:id="2" w:author="Arthur Lamounier Moura" w:date="2025-01-20T16:05:00Z" w16du:dateUtc="2025-01-20T22:05:00Z">
        <w:r w:rsidR="003865F6">
          <w:t xml:space="preserve">southern red </w:t>
        </w:r>
      </w:ins>
      <w:r w:rsidR="140EF759">
        <w:t>o</w:t>
      </w:r>
      <w:r w:rsidR="008C5F62">
        <w:t xml:space="preserve">ak and sweetgum litter </w:t>
      </w:r>
      <w:r w:rsidR="00D26691">
        <w:t xml:space="preserve">collected </w:t>
      </w:r>
      <w:r w:rsidR="5EFB2008">
        <w:t xml:space="preserve">from local sources </w:t>
      </w:r>
      <w:r w:rsidR="008C5F62">
        <w:t>in winter 2022 and 2023</w:t>
      </w:r>
      <w:r w:rsidR="004D45C9">
        <w:t xml:space="preserve"> and </w:t>
      </w:r>
      <w:r w:rsidR="00F15801">
        <w:t>locally-</w:t>
      </w:r>
      <w:r w:rsidR="004D45C9">
        <w:t>purchased l</w:t>
      </w:r>
      <w:r w:rsidR="008C5F62">
        <w:t xml:space="preserve">ongleaf pine </w:t>
      </w:r>
      <w:r w:rsidR="274B6728">
        <w:t>needles</w:t>
      </w:r>
      <w:r w:rsidR="004D45C9">
        <w:t xml:space="preserve"> </w:t>
      </w:r>
      <w:r w:rsidR="606C0EA2">
        <w:t>(Southeast Straw, Opelika, Alabama, USA)</w:t>
      </w:r>
      <w:r w:rsidR="008C5F62">
        <w:t>.</w:t>
      </w:r>
      <w:r w:rsidR="00C54594">
        <w:t xml:space="preserve"> </w:t>
      </w:r>
      <w:r w:rsidR="00287967">
        <w:t>L</w:t>
      </w:r>
      <w:r w:rsidR="009A1D0E">
        <w:t>eaf litter was air-dried in a greenhouse prior to flammability trails</w:t>
      </w:r>
      <w:r w:rsidR="00287967">
        <w:t xml:space="preserve">. </w:t>
      </w:r>
      <w:r w:rsidR="3C048D87">
        <w:t xml:space="preserve">All trials used a standardized </w:t>
      </w:r>
      <w:r w:rsidR="7DD6D57A">
        <w:t xml:space="preserve">air-dried </w:t>
      </w:r>
      <w:r w:rsidR="3C048D87">
        <w:t xml:space="preserve">weight </w:t>
      </w:r>
      <w:r w:rsidR="13A75149">
        <w:t xml:space="preserve">(0.4 kg) </w:t>
      </w:r>
      <w:r w:rsidR="61A26408">
        <w:t xml:space="preserve">to </w:t>
      </w:r>
      <w:r w:rsidR="3C048D87">
        <w:t>minimize impacts of fuel load on fire behavior.</w:t>
      </w:r>
      <w:r w:rsidR="00C35345">
        <w:t xml:space="preserve"> This initial litter load </w:t>
      </w:r>
      <w:r w:rsidR="00F92680">
        <w:t>approximate</w:t>
      </w:r>
      <w:r w:rsidR="008915D2">
        <w:t>d</w:t>
      </w:r>
      <w:r w:rsidR="00F92680">
        <w:t xml:space="preserve"> fuel loads </w:t>
      </w:r>
      <w:r w:rsidR="008915D2">
        <w:t xml:space="preserve">previously measured at sites in the region (Nation et al. 2021). </w:t>
      </w:r>
      <w:r w:rsidR="3C048D87">
        <w:t xml:space="preserve"> </w:t>
      </w:r>
      <w:commentRangeStart w:id="3"/>
      <w:r w:rsidR="00C54594" w:rsidRPr="00C54594">
        <w:t xml:space="preserve">In mixed tests, </w:t>
      </w:r>
      <w:r w:rsidR="06D8C6AE">
        <w:t xml:space="preserve">we maintained </w:t>
      </w:r>
      <w:r w:rsidR="00C54594" w:rsidRPr="00C54594">
        <w:t xml:space="preserve">the mass fraction of </w:t>
      </w:r>
      <w:ins w:id="4" w:author="Arthur Lamounier Moura" w:date="2025-01-20T16:06:00Z" w16du:dateUtc="2025-01-20T22:06:00Z">
        <w:r w:rsidR="003865F6">
          <w:t xml:space="preserve">southern red </w:t>
        </w:r>
      </w:ins>
      <w:r w:rsidR="00C54594" w:rsidRPr="00C54594">
        <w:t xml:space="preserve">oak at 0.3, while </w:t>
      </w:r>
      <w:r w:rsidR="605F4E2F">
        <w:t xml:space="preserve">varying </w:t>
      </w:r>
      <w:r w:rsidR="00C54594" w:rsidRPr="00C54594">
        <w:t>the mass fractions of pine and sweetgum from 0 to 0.7 in increments of 0.1.</w:t>
      </w:r>
      <w:r w:rsidR="0018270E">
        <w:t xml:space="preserve"> </w:t>
      </w:r>
      <w:commentRangeEnd w:id="3"/>
      <w:r w:rsidR="00213D7A">
        <w:rPr>
          <w:rStyle w:val="CommentReference"/>
        </w:rPr>
        <w:commentReference w:id="3"/>
      </w:r>
    </w:p>
    <w:p w14:paraId="618221D5" w14:textId="0767BC94" w:rsidR="00881CD9" w:rsidRDefault="39002EA7" w:rsidP="00AE3CAC">
      <w:pPr>
        <w:spacing w:line="480" w:lineRule="auto"/>
        <w:ind w:firstLine="720"/>
      </w:pPr>
      <w:r>
        <w:t xml:space="preserve">We also </w:t>
      </w:r>
      <w:r w:rsidR="005818EC">
        <w:t xml:space="preserve">performed </w:t>
      </w:r>
      <w:r w:rsidR="005818EC" w:rsidRPr="0018270E">
        <w:t>trials</w:t>
      </w:r>
      <w:r w:rsidR="00363C56">
        <w:t xml:space="preserve"> </w:t>
      </w:r>
      <w:r w:rsidR="3677539F">
        <w:t xml:space="preserve">on saturated leaf litter of single species </w:t>
      </w:r>
      <w:r w:rsidR="5AC0361E">
        <w:t>to determine if inherent leaf litter effects on flammability changed with moisture content</w:t>
      </w:r>
      <w:r w:rsidR="0018270E">
        <w:t>.</w:t>
      </w:r>
      <w:r w:rsidR="0018270E" w:rsidRPr="0018270E">
        <w:t xml:space="preserve"> In these </w:t>
      </w:r>
      <w:r w:rsidR="0B9C3820">
        <w:t>trials</w:t>
      </w:r>
      <w:r w:rsidR="0018270E">
        <w:t xml:space="preserve">, </w:t>
      </w:r>
      <w:r w:rsidR="2FE21390">
        <w:t>air</w:t>
      </w:r>
      <w:r w:rsidR="3A5C8E7D">
        <w:t>-</w:t>
      </w:r>
      <w:r w:rsidR="2FE21390">
        <w:t>dried</w:t>
      </w:r>
      <w:r w:rsidR="0018270E" w:rsidRPr="0018270E">
        <w:t xml:space="preserve"> fuel samples were submerged in water for 24 hours to fully saturate, then suspended on a drying rack for 24 or 48 hours to air dry before testing.</w:t>
      </w:r>
      <w:r w:rsidR="00917061">
        <w:t xml:space="preserve"> </w:t>
      </w:r>
      <w:r w:rsidR="00863D6C">
        <w:t>I</w:t>
      </w:r>
      <w:r w:rsidR="00863D6C" w:rsidRPr="00863D6C">
        <w:t xml:space="preserve">n </w:t>
      </w:r>
      <w:r w:rsidR="00526494" w:rsidRPr="00863D6C">
        <w:t>previous laboratory</w:t>
      </w:r>
      <w:r w:rsidR="00863D6C" w:rsidRPr="00863D6C">
        <w:t xml:space="preserve"> studies</w:t>
      </w:r>
      <w:r w:rsidR="5913AAF9">
        <w:t xml:space="preserve"> assessing moisture effects</w:t>
      </w:r>
      <w:r w:rsidR="00863D6C">
        <w:t xml:space="preserve"> (</w:t>
      </w:r>
      <w:r w:rsidR="5F8B02C8">
        <w:t xml:space="preserve">e.g., </w:t>
      </w:r>
      <w:r w:rsidR="006A767C" w:rsidRPr="00F1226C">
        <w:t>Kreye et al. 2018, 2023; Kane et al. 2021),</w:t>
      </w:r>
      <w:r w:rsidR="00863D6C" w:rsidRPr="00863D6C">
        <w:t xml:space="preserve"> </w:t>
      </w:r>
      <w:r w:rsidR="7FFBB96B">
        <w:t xml:space="preserve">saturated </w:t>
      </w:r>
      <w:r w:rsidR="7DE0FF5C">
        <w:t xml:space="preserve">leaf litter </w:t>
      </w:r>
      <w:r w:rsidR="76C3FFB2">
        <w:t xml:space="preserve">was </w:t>
      </w:r>
      <w:r w:rsidR="00863D6C" w:rsidRPr="00863D6C">
        <w:t xml:space="preserve">dried for </w:t>
      </w:r>
      <w:r w:rsidR="66A99DC5">
        <w:t xml:space="preserve">only </w:t>
      </w:r>
      <w:r w:rsidR="00863D6C" w:rsidRPr="00863D6C">
        <w:t xml:space="preserve">12 to 24 hours; </w:t>
      </w:r>
      <w:r w:rsidR="000262A8" w:rsidRPr="000262A8">
        <w:t xml:space="preserve">however, unlike the present study, these </w:t>
      </w:r>
      <w:r w:rsidR="090FC642">
        <w:t>studies</w:t>
      </w:r>
      <w:r w:rsidR="000262A8" w:rsidRPr="000262A8">
        <w:t xml:space="preserve"> did not investigate propagation rate. In the present study, </w:t>
      </w:r>
      <w:r w:rsidR="62139E5F">
        <w:t xml:space="preserve">leaf litter dried for only 12 hours in </w:t>
      </w:r>
      <w:r w:rsidR="000262A8" w:rsidRPr="000262A8">
        <w:t xml:space="preserve">preliminary tests </w:t>
      </w:r>
      <w:r w:rsidR="60775AD0">
        <w:t xml:space="preserve">could not </w:t>
      </w:r>
      <w:r w:rsidR="000262A8" w:rsidRPr="000262A8">
        <w:t xml:space="preserve">consistently sustain combustion. At 24 and 48 hours, only pine </w:t>
      </w:r>
      <w:r w:rsidR="35BDF224">
        <w:t xml:space="preserve">leaf litter </w:t>
      </w:r>
      <w:r w:rsidR="000262A8" w:rsidRPr="000262A8">
        <w:t>propagate</w:t>
      </w:r>
      <w:r w:rsidR="00F44F2C">
        <w:t>d</w:t>
      </w:r>
      <w:r w:rsidR="000262A8" w:rsidRPr="000262A8">
        <w:t xml:space="preserve"> successfully</w:t>
      </w:r>
      <w:r w:rsidR="3327D32E">
        <w:t>.</w:t>
      </w:r>
      <w:r w:rsidR="000262A8" w:rsidRPr="000262A8">
        <w:t xml:space="preserve"> </w:t>
      </w:r>
      <w:r w:rsidR="224B8ABC">
        <w:t>Consequently,</w:t>
      </w:r>
      <w:r w:rsidR="000262A8">
        <w:t xml:space="preserve"> </w:t>
      </w:r>
      <w:r w:rsidR="08388186">
        <w:t>we were only able to conduct</w:t>
      </w:r>
      <w:r w:rsidR="000262A8" w:rsidRPr="000262A8">
        <w:t xml:space="preserve"> a limited number of moisture </w:t>
      </w:r>
      <w:r w:rsidR="5AAB2156">
        <w:t xml:space="preserve">trials </w:t>
      </w:r>
      <w:r w:rsidR="2CBC2A85">
        <w:t xml:space="preserve">on pine only leaf litter treatments, as </w:t>
      </w:r>
      <w:r w:rsidR="00160F55">
        <w:t xml:space="preserve">we had insufficient </w:t>
      </w:r>
      <w:r w:rsidR="000262A8" w:rsidRPr="000262A8">
        <w:t>remaining litte</w:t>
      </w:r>
      <w:r w:rsidR="000262A8">
        <w:t>r</w:t>
      </w:r>
      <w:r w:rsidR="535381D1">
        <w:t xml:space="preserve"> </w:t>
      </w:r>
      <w:r w:rsidR="70096005">
        <w:t>of souther</w:t>
      </w:r>
      <w:r w:rsidR="00350992">
        <w:t>n</w:t>
      </w:r>
      <w:r w:rsidR="70096005">
        <w:t xml:space="preserve"> red oak and sweetgum </w:t>
      </w:r>
      <w:r w:rsidR="535381D1">
        <w:t xml:space="preserve">for </w:t>
      </w:r>
      <w:r w:rsidR="00160F55">
        <w:t>additional moisture</w:t>
      </w:r>
      <w:r w:rsidR="535381D1">
        <w:t xml:space="preserve"> trials</w:t>
      </w:r>
      <w:r w:rsidR="5C65AAD2">
        <w:t>.</w:t>
      </w:r>
      <w:r w:rsidR="535381D1">
        <w:t xml:space="preserve"> </w:t>
      </w:r>
      <w:r w:rsidR="00855965" w:rsidRPr="00855965">
        <w:lastRenderedPageBreak/>
        <w:t xml:space="preserve">The availability of litter from each species was </w:t>
      </w:r>
      <w:r w:rsidR="08C0A49D">
        <w:t xml:space="preserve">the primary </w:t>
      </w:r>
      <w:r w:rsidR="00855965" w:rsidRPr="00855965">
        <w:t xml:space="preserve">determining factor in the number of trials for each fuel </w:t>
      </w:r>
      <w:r w:rsidR="73B2B836">
        <w:t>bed treatment (</w:t>
      </w:r>
      <w:r w:rsidR="7D74D281">
        <w:t xml:space="preserve">Table </w:t>
      </w:r>
      <w:r w:rsidR="00076150">
        <w:t>S</w:t>
      </w:r>
      <w:r w:rsidR="7D74D281">
        <w:t>1)</w:t>
      </w:r>
      <w:r w:rsidR="00855965">
        <w:t>.</w:t>
      </w:r>
      <w:r w:rsidR="00855965" w:rsidRPr="00855965">
        <w:t xml:space="preserve"> </w:t>
      </w:r>
    </w:p>
    <w:p w14:paraId="49515960" w14:textId="4E9D408E" w:rsidR="001A7F91" w:rsidRDefault="001A7F91" w:rsidP="00AE3CAC">
      <w:pPr>
        <w:spacing w:line="480" w:lineRule="auto"/>
      </w:pPr>
      <w:commentRangeStart w:id="5"/>
      <w:r w:rsidRPr="00AE3CAC">
        <w:rPr>
          <w:b/>
          <w:bCs/>
        </w:rPr>
        <w:t xml:space="preserve">Table </w:t>
      </w:r>
      <w:r w:rsidR="00AE3CAC">
        <w:rPr>
          <w:b/>
          <w:bCs/>
        </w:rPr>
        <w:t>S</w:t>
      </w:r>
      <w:r w:rsidRPr="00AE3CAC">
        <w:rPr>
          <w:b/>
          <w:bCs/>
        </w:rPr>
        <w:t>1</w:t>
      </w:r>
      <w:r w:rsidR="0E4C68A1" w:rsidRPr="00AE3CAC">
        <w:rPr>
          <w:b/>
          <w:bCs/>
        </w:rPr>
        <w:t>.</w:t>
      </w:r>
      <w:r w:rsidR="0E4C68A1">
        <w:t xml:space="preserve">  </w:t>
      </w:r>
      <w:r w:rsidR="48855101">
        <w:t xml:space="preserve">Fuel bed treatments </w:t>
      </w:r>
      <w:r w:rsidR="70DA825D">
        <w:t xml:space="preserve">and </w:t>
      </w:r>
      <w:proofErr w:type="gramStart"/>
      <w:r w:rsidR="70DA825D">
        <w:t>number</w:t>
      </w:r>
      <w:proofErr w:type="gramEnd"/>
      <w:r w:rsidR="70DA825D">
        <w:t xml:space="preserve"> of trials </w:t>
      </w:r>
      <w:r w:rsidR="00557CDF">
        <w:t>conducted</w:t>
      </w:r>
      <w:r w:rsidR="70DA825D">
        <w:t xml:space="preserve"> in laboratory assessments of flammability. Pine = longleaf pine, oak = southern red oak.</w:t>
      </w:r>
      <w:r w:rsidR="7B14B2E3">
        <w:t xml:space="preserve"> Trial numbers varied due to limited </w:t>
      </w:r>
      <w:r w:rsidR="00557CDF">
        <w:t>availability</w:t>
      </w:r>
      <w:r w:rsidR="7B14B2E3">
        <w:t xml:space="preserve"> of sweetgum and southern red oak leaf litter.</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75"/>
        <w:gridCol w:w="1085"/>
      </w:tblGrid>
      <w:tr w:rsidR="00855965" w14:paraId="7C4957E4" w14:textId="77777777" w:rsidTr="00557CDF">
        <w:trPr>
          <w:jc w:val="center"/>
        </w:trPr>
        <w:tc>
          <w:tcPr>
            <w:tcW w:w="4675" w:type="dxa"/>
            <w:tcBorders>
              <w:top w:val="single" w:sz="12" w:space="0" w:color="000000" w:themeColor="text1"/>
              <w:bottom w:val="single" w:sz="12" w:space="0" w:color="000000" w:themeColor="text1"/>
            </w:tcBorders>
          </w:tcPr>
          <w:p w14:paraId="5C330726" w14:textId="31BA3D5A" w:rsidR="00855965" w:rsidRDefault="00855965" w:rsidP="00AE3CAC">
            <w:r>
              <w:t xml:space="preserve">Fuel Bed </w:t>
            </w:r>
            <w:r w:rsidR="58192135">
              <w:t>Treatments</w:t>
            </w:r>
          </w:p>
        </w:tc>
        <w:tc>
          <w:tcPr>
            <w:tcW w:w="1085" w:type="dxa"/>
            <w:tcBorders>
              <w:top w:val="single" w:sz="12" w:space="0" w:color="000000" w:themeColor="text1"/>
              <w:bottom w:val="single" w:sz="12" w:space="0" w:color="000000" w:themeColor="text1"/>
            </w:tcBorders>
          </w:tcPr>
          <w:p w14:paraId="2CA620E9" w14:textId="50D07964" w:rsidR="00855965" w:rsidRDefault="58192135" w:rsidP="00AE3CAC">
            <w:r>
              <w:t>Tr</w:t>
            </w:r>
            <w:r w:rsidR="3EAE1BB9">
              <w:t>ia</w:t>
            </w:r>
            <w:r>
              <w:t>ls (#)</w:t>
            </w:r>
          </w:p>
        </w:tc>
      </w:tr>
      <w:tr w:rsidR="00855965" w14:paraId="12422FB4" w14:textId="77777777" w:rsidTr="00557CDF">
        <w:trPr>
          <w:jc w:val="center"/>
        </w:trPr>
        <w:tc>
          <w:tcPr>
            <w:tcW w:w="4675" w:type="dxa"/>
            <w:tcBorders>
              <w:top w:val="single" w:sz="12" w:space="0" w:color="000000" w:themeColor="text1"/>
            </w:tcBorders>
          </w:tcPr>
          <w:p w14:paraId="24BDD073" w14:textId="0704544C" w:rsidR="00855965" w:rsidRDefault="00B60C44" w:rsidP="00AE3CAC">
            <w:r>
              <w:t>Pine</w:t>
            </w:r>
          </w:p>
        </w:tc>
        <w:tc>
          <w:tcPr>
            <w:tcW w:w="1085" w:type="dxa"/>
            <w:tcBorders>
              <w:top w:val="single" w:sz="12" w:space="0" w:color="000000" w:themeColor="text1"/>
            </w:tcBorders>
          </w:tcPr>
          <w:p w14:paraId="20F280C1" w14:textId="1F7CD3B9" w:rsidR="00855965" w:rsidRDefault="00B60C44" w:rsidP="00AE3CAC">
            <w:r>
              <w:t>47</w:t>
            </w:r>
          </w:p>
        </w:tc>
      </w:tr>
      <w:tr w:rsidR="00855965" w14:paraId="3CB22D25" w14:textId="77777777" w:rsidTr="00557CDF">
        <w:trPr>
          <w:jc w:val="center"/>
        </w:trPr>
        <w:tc>
          <w:tcPr>
            <w:tcW w:w="4675" w:type="dxa"/>
          </w:tcPr>
          <w:p w14:paraId="102CB9BA" w14:textId="6B7873EE" w:rsidR="00855965" w:rsidRDefault="00B60C44" w:rsidP="00AE3CAC">
            <w:r>
              <w:t>Wet Pine</w:t>
            </w:r>
          </w:p>
        </w:tc>
        <w:tc>
          <w:tcPr>
            <w:tcW w:w="1085" w:type="dxa"/>
          </w:tcPr>
          <w:p w14:paraId="1EDDC3ED" w14:textId="12D32EA9" w:rsidR="00855965" w:rsidRDefault="00B60C44" w:rsidP="00AE3CAC">
            <w:r>
              <w:t>8</w:t>
            </w:r>
          </w:p>
        </w:tc>
      </w:tr>
      <w:tr w:rsidR="00855965" w14:paraId="49D32F33" w14:textId="77777777" w:rsidTr="00557CDF">
        <w:trPr>
          <w:jc w:val="center"/>
        </w:trPr>
        <w:tc>
          <w:tcPr>
            <w:tcW w:w="4675" w:type="dxa"/>
          </w:tcPr>
          <w:p w14:paraId="1A7ABA50" w14:textId="7A99DE53" w:rsidR="00855965" w:rsidRDefault="00B60C44" w:rsidP="00AE3CAC">
            <w:r>
              <w:t>Oak</w:t>
            </w:r>
          </w:p>
        </w:tc>
        <w:tc>
          <w:tcPr>
            <w:tcW w:w="1085" w:type="dxa"/>
          </w:tcPr>
          <w:p w14:paraId="714A48AE" w14:textId="20AD1CEB" w:rsidR="00855965" w:rsidRDefault="00B60C44" w:rsidP="00AE3CAC">
            <w:r>
              <w:t>10</w:t>
            </w:r>
          </w:p>
        </w:tc>
      </w:tr>
      <w:tr w:rsidR="00855965" w14:paraId="247F239F" w14:textId="77777777" w:rsidTr="00557CDF">
        <w:trPr>
          <w:jc w:val="center"/>
        </w:trPr>
        <w:tc>
          <w:tcPr>
            <w:tcW w:w="4675" w:type="dxa"/>
          </w:tcPr>
          <w:p w14:paraId="45C69842" w14:textId="715357BF" w:rsidR="00855965" w:rsidRDefault="00B60C44" w:rsidP="00AE3CAC">
            <w:r>
              <w:t>Sweetgum</w:t>
            </w:r>
          </w:p>
        </w:tc>
        <w:tc>
          <w:tcPr>
            <w:tcW w:w="1085" w:type="dxa"/>
          </w:tcPr>
          <w:p w14:paraId="6ECC08EB" w14:textId="7321A668" w:rsidR="00855965" w:rsidRDefault="00B60C44" w:rsidP="00AE3CAC">
            <w:r>
              <w:t>17</w:t>
            </w:r>
          </w:p>
        </w:tc>
      </w:tr>
      <w:tr w:rsidR="00855965" w14:paraId="67DC064F" w14:textId="77777777" w:rsidTr="00557CDF">
        <w:trPr>
          <w:jc w:val="center"/>
        </w:trPr>
        <w:tc>
          <w:tcPr>
            <w:tcW w:w="4675" w:type="dxa"/>
          </w:tcPr>
          <w:p w14:paraId="3C86552B" w14:textId="7F55A98D" w:rsidR="00855965" w:rsidRDefault="00B60C44" w:rsidP="00AE3CAC">
            <w:r>
              <w:t>70% Pine, 30% Oak</w:t>
            </w:r>
          </w:p>
        </w:tc>
        <w:tc>
          <w:tcPr>
            <w:tcW w:w="1085" w:type="dxa"/>
          </w:tcPr>
          <w:p w14:paraId="087E1443" w14:textId="45875C17" w:rsidR="00855965" w:rsidRDefault="00B60C44" w:rsidP="00AE3CAC">
            <w:r>
              <w:t>15</w:t>
            </w:r>
          </w:p>
        </w:tc>
      </w:tr>
      <w:tr w:rsidR="00855965" w14:paraId="500A58EC" w14:textId="77777777" w:rsidTr="00557CDF">
        <w:trPr>
          <w:jc w:val="center"/>
        </w:trPr>
        <w:tc>
          <w:tcPr>
            <w:tcW w:w="4675" w:type="dxa"/>
          </w:tcPr>
          <w:p w14:paraId="7EEAF8D6" w14:textId="4C98E548" w:rsidR="00855965" w:rsidRDefault="00B60C44" w:rsidP="00AE3CAC">
            <w:r>
              <w:t>60% Pine, 30% Oak, 10% Sweetgum</w:t>
            </w:r>
          </w:p>
        </w:tc>
        <w:tc>
          <w:tcPr>
            <w:tcW w:w="1085" w:type="dxa"/>
          </w:tcPr>
          <w:p w14:paraId="1759186A" w14:textId="056FA85B" w:rsidR="00855965" w:rsidRDefault="00B60C44" w:rsidP="00AE3CAC">
            <w:r>
              <w:t>17</w:t>
            </w:r>
          </w:p>
        </w:tc>
      </w:tr>
      <w:tr w:rsidR="00855965" w14:paraId="6B875F20" w14:textId="77777777" w:rsidTr="00557CDF">
        <w:trPr>
          <w:jc w:val="center"/>
        </w:trPr>
        <w:tc>
          <w:tcPr>
            <w:tcW w:w="4675" w:type="dxa"/>
          </w:tcPr>
          <w:p w14:paraId="38023B57" w14:textId="7E1A82E8" w:rsidR="00855965" w:rsidRDefault="00B60C44" w:rsidP="00AE3CAC">
            <w:r>
              <w:t>50% Pine, 30% Oak, 20% Sweetgum</w:t>
            </w:r>
          </w:p>
        </w:tc>
        <w:tc>
          <w:tcPr>
            <w:tcW w:w="1085" w:type="dxa"/>
          </w:tcPr>
          <w:p w14:paraId="48AB37C5" w14:textId="279A6EB8" w:rsidR="00855965" w:rsidRDefault="00B60C44" w:rsidP="00AE3CAC">
            <w:r>
              <w:t>5</w:t>
            </w:r>
          </w:p>
        </w:tc>
      </w:tr>
      <w:tr w:rsidR="00B60C44" w14:paraId="0A5C42C3" w14:textId="77777777" w:rsidTr="00557CDF">
        <w:trPr>
          <w:jc w:val="center"/>
        </w:trPr>
        <w:tc>
          <w:tcPr>
            <w:tcW w:w="4675" w:type="dxa"/>
          </w:tcPr>
          <w:p w14:paraId="67A83FE2" w14:textId="09F8C619" w:rsidR="00B60C44" w:rsidRDefault="00B60C44" w:rsidP="00AE3CAC">
            <w:r>
              <w:t>40% Pine, 30% Oak, 30% Sweetgum</w:t>
            </w:r>
          </w:p>
        </w:tc>
        <w:tc>
          <w:tcPr>
            <w:tcW w:w="1085" w:type="dxa"/>
          </w:tcPr>
          <w:p w14:paraId="3CA7BF22" w14:textId="6A966381" w:rsidR="00B60C44" w:rsidRDefault="00B60C44" w:rsidP="00AE3CAC">
            <w:r>
              <w:t>9</w:t>
            </w:r>
          </w:p>
        </w:tc>
      </w:tr>
      <w:tr w:rsidR="00B60C44" w14:paraId="1FD6319D" w14:textId="77777777" w:rsidTr="00557CDF">
        <w:trPr>
          <w:jc w:val="center"/>
        </w:trPr>
        <w:tc>
          <w:tcPr>
            <w:tcW w:w="4675" w:type="dxa"/>
          </w:tcPr>
          <w:p w14:paraId="04660ECB" w14:textId="15CB9C00" w:rsidR="00B60C44" w:rsidRDefault="00B60C44" w:rsidP="00AE3CAC">
            <w:r>
              <w:t>30% Pine, 30% Oak, 40% Sweetgum</w:t>
            </w:r>
          </w:p>
        </w:tc>
        <w:tc>
          <w:tcPr>
            <w:tcW w:w="1085" w:type="dxa"/>
          </w:tcPr>
          <w:p w14:paraId="5A523C0A" w14:textId="555AC813" w:rsidR="00B60C44" w:rsidRDefault="00B60C44" w:rsidP="00AE3CAC">
            <w:r>
              <w:t>15</w:t>
            </w:r>
          </w:p>
        </w:tc>
      </w:tr>
      <w:tr w:rsidR="00B60C44" w14:paraId="22E7B42E" w14:textId="77777777" w:rsidTr="00557CDF">
        <w:trPr>
          <w:jc w:val="center"/>
        </w:trPr>
        <w:tc>
          <w:tcPr>
            <w:tcW w:w="4675" w:type="dxa"/>
          </w:tcPr>
          <w:p w14:paraId="6627914B" w14:textId="3AB22490" w:rsidR="00B60C44" w:rsidRDefault="00B60C44" w:rsidP="00AE3CAC">
            <w:r>
              <w:t>20% Pine, 30% Oak, 50% Sweetgum</w:t>
            </w:r>
          </w:p>
        </w:tc>
        <w:tc>
          <w:tcPr>
            <w:tcW w:w="1085" w:type="dxa"/>
          </w:tcPr>
          <w:p w14:paraId="16FDD52C" w14:textId="16BA5340" w:rsidR="00B60C44" w:rsidRDefault="00B60C44" w:rsidP="00AE3CAC">
            <w:r>
              <w:t>6</w:t>
            </w:r>
          </w:p>
        </w:tc>
      </w:tr>
      <w:tr w:rsidR="00B60C44" w14:paraId="474356D4" w14:textId="77777777" w:rsidTr="00557CDF">
        <w:trPr>
          <w:jc w:val="center"/>
        </w:trPr>
        <w:tc>
          <w:tcPr>
            <w:tcW w:w="4675" w:type="dxa"/>
          </w:tcPr>
          <w:p w14:paraId="40B4C4B0" w14:textId="54281B0B" w:rsidR="00B60C44" w:rsidRDefault="00B60C44" w:rsidP="00AE3CAC">
            <w:r>
              <w:t>10% Pine, 30% Oak, 60% Sweetgum</w:t>
            </w:r>
          </w:p>
        </w:tc>
        <w:tc>
          <w:tcPr>
            <w:tcW w:w="1085" w:type="dxa"/>
          </w:tcPr>
          <w:p w14:paraId="71EA5ECA" w14:textId="1964B4FD" w:rsidR="00B60C44" w:rsidRDefault="00B60C44" w:rsidP="00AE3CAC">
            <w:r>
              <w:t>15</w:t>
            </w:r>
          </w:p>
        </w:tc>
      </w:tr>
      <w:tr w:rsidR="00B60C44" w14:paraId="670DD23C" w14:textId="77777777" w:rsidTr="00557CDF">
        <w:trPr>
          <w:jc w:val="center"/>
        </w:trPr>
        <w:tc>
          <w:tcPr>
            <w:tcW w:w="4675" w:type="dxa"/>
            <w:tcBorders>
              <w:bottom w:val="single" w:sz="12" w:space="0" w:color="000000" w:themeColor="text1"/>
            </w:tcBorders>
          </w:tcPr>
          <w:p w14:paraId="7CA1B217" w14:textId="1C0E30F4" w:rsidR="00B60C44" w:rsidRDefault="00B60C44" w:rsidP="00AE3CAC">
            <w:r>
              <w:t>30% Oak, 70% Sweetgum</w:t>
            </w:r>
          </w:p>
        </w:tc>
        <w:tc>
          <w:tcPr>
            <w:tcW w:w="1085" w:type="dxa"/>
            <w:tcBorders>
              <w:bottom w:val="single" w:sz="12" w:space="0" w:color="000000" w:themeColor="text1"/>
            </w:tcBorders>
          </w:tcPr>
          <w:p w14:paraId="623A063A" w14:textId="47801D09" w:rsidR="00B60C44" w:rsidRDefault="00B60C44" w:rsidP="00AE3CAC">
            <w:r>
              <w:t>5</w:t>
            </w:r>
          </w:p>
        </w:tc>
      </w:tr>
    </w:tbl>
    <w:commentRangeEnd w:id="5"/>
    <w:p w14:paraId="03AB2716" w14:textId="77777777" w:rsidR="005A70BD" w:rsidRDefault="00680A17" w:rsidP="00AE3CAC">
      <w:pPr>
        <w:spacing w:after="0" w:line="480" w:lineRule="auto"/>
      </w:pPr>
      <w:r>
        <w:rPr>
          <w:rStyle w:val="CommentReference"/>
        </w:rPr>
        <w:commentReference w:id="5"/>
      </w:r>
    </w:p>
    <w:p w14:paraId="2C002E30" w14:textId="6376FF17" w:rsidR="00860C11" w:rsidRDefault="00B00BBA" w:rsidP="00AE3CAC">
      <w:pPr>
        <w:spacing w:after="0" w:line="480" w:lineRule="auto"/>
      </w:pPr>
      <w:r>
        <w:t>2.2</w:t>
      </w:r>
      <w:r w:rsidR="005A70BD">
        <w:t>. Flammability trials</w:t>
      </w:r>
    </w:p>
    <w:p w14:paraId="161DF9F3" w14:textId="6E280A70" w:rsidR="005A70BD" w:rsidRDefault="005A70BD" w:rsidP="00AE3CAC">
      <w:pPr>
        <w:spacing w:after="0" w:line="480" w:lineRule="auto"/>
      </w:pPr>
      <w:r>
        <w:t>2.2.1. Test facility</w:t>
      </w:r>
    </w:p>
    <w:p w14:paraId="609F8B73" w14:textId="3F49958A" w:rsidR="000E384E" w:rsidRDefault="009414BB" w:rsidP="009414BB">
      <w:pPr>
        <w:spacing w:after="0" w:line="480" w:lineRule="auto"/>
        <w:ind w:firstLine="720"/>
      </w:pPr>
      <w:r>
        <w:t>We conducted flammability trials</w:t>
      </w:r>
      <w:r w:rsidR="00BA3D7B" w:rsidRPr="00BA3D7B">
        <w:t xml:space="preserve"> </w:t>
      </w:r>
      <w:r w:rsidR="00FE624E">
        <w:t xml:space="preserve">between June 2021 and March 2023 </w:t>
      </w:r>
      <w:r w:rsidR="00BA3D7B" w:rsidRPr="00BA3D7B">
        <w:t>at the Auburn University Combustion and Propulsion Laboratory using the Wildland Fire Integrated Research Experiment (WildFIRE) facility</w:t>
      </w:r>
      <w:r w:rsidR="4F6FC9B5">
        <w:t>,</w:t>
      </w:r>
      <w:r w:rsidR="00BA3D7B">
        <w:t xml:space="preserve"> </w:t>
      </w:r>
      <w:r w:rsidR="00BA3D7B" w:rsidRPr="00BA3D7B">
        <w:t>originally developed by Stubbs et al</w:t>
      </w:r>
      <w:r w:rsidR="006935D5">
        <w:t xml:space="preserve">. </w:t>
      </w:r>
      <w:r w:rsidR="02E91670">
        <w:t>(</w:t>
      </w:r>
      <w:r w:rsidR="006935D5">
        <w:t>2021</w:t>
      </w:r>
      <w:commentRangeStart w:id="6"/>
      <w:r w:rsidR="75C020B1">
        <w:t>)</w:t>
      </w:r>
      <w:r w:rsidR="00BA3D7B">
        <w:t>.</w:t>
      </w:r>
      <w:r w:rsidR="00442C3B">
        <w:t xml:space="preserve"> </w:t>
      </w:r>
      <w:r w:rsidR="000A67CA" w:rsidRPr="000A67CA">
        <w:t xml:space="preserve">The </w:t>
      </w:r>
      <w:r w:rsidR="00B56DCF" w:rsidRPr="00BA3D7B">
        <w:t>WildFIRE</w:t>
      </w:r>
      <w:r w:rsidR="00B56DCF" w:rsidRPr="000A67CA">
        <w:t xml:space="preserve"> </w:t>
      </w:r>
      <w:r w:rsidR="000A67CA" w:rsidRPr="000A67CA">
        <w:t>facility had a 1.8 m long</w:t>
      </w:r>
      <w:r w:rsidR="00CC2CDA">
        <w:t xml:space="preserve"> x</w:t>
      </w:r>
      <w:r w:rsidR="000A67CA" w:rsidRPr="000A67CA">
        <w:t xml:space="preserve"> 0.6 m wide</w:t>
      </w:r>
      <w:r w:rsidR="00CC2CDA">
        <w:t xml:space="preserve"> x</w:t>
      </w:r>
      <w:r w:rsidR="000A67CA" w:rsidRPr="000A67CA">
        <w:t xml:space="preserve"> 0.9 m </w:t>
      </w:r>
      <w:r w:rsidR="00CC2CDA">
        <w:t>tall</w:t>
      </w:r>
      <w:r w:rsidR="000A67CA" w:rsidRPr="000A67CA">
        <w:t xml:space="preserve"> </w:t>
      </w:r>
      <w:r w:rsidR="00B91FEE">
        <w:t>flammability trial</w:t>
      </w:r>
      <w:r w:rsidR="000A67CA" w:rsidRPr="000A67CA">
        <w:t xml:space="preserve"> chamber</w:t>
      </w:r>
      <w:r w:rsidR="008C5A72">
        <w:t xml:space="preserve"> with open </w:t>
      </w:r>
      <w:r w:rsidR="000A67CA" w:rsidRPr="000A67CA">
        <w:t xml:space="preserve">sides along the width and top of the chamber </w:t>
      </w:r>
      <w:r w:rsidR="00FC17AA">
        <w:t>and closed</w:t>
      </w:r>
      <w:r w:rsidR="000A67CA" w:rsidRPr="000A67CA">
        <w:t xml:space="preserve"> sides along the length. </w:t>
      </w:r>
      <w:commentRangeEnd w:id="6"/>
      <w:r w:rsidR="00213D7A">
        <w:rPr>
          <w:rStyle w:val="CommentReference"/>
        </w:rPr>
        <w:commentReference w:id="6"/>
      </w:r>
      <w:r w:rsidR="000A67CA" w:rsidRPr="000A67CA">
        <w:t xml:space="preserve">The front wall was constructed of 6.35 mm thick tempered glass, which allowed for optical access to the </w:t>
      </w:r>
      <w:r w:rsidR="00B5199D">
        <w:t>trials</w:t>
      </w:r>
      <w:r w:rsidR="000A67CA" w:rsidRPr="000A67CA">
        <w:t xml:space="preserve">. The back wall was made of 6.35 mm thick aluminum, painted black, acting as a high contrast, non-reflective background for visual observation of the </w:t>
      </w:r>
      <w:r w:rsidR="00B5199D">
        <w:t>trials</w:t>
      </w:r>
      <w:r w:rsidR="000A67CA" w:rsidRPr="000A67CA">
        <w:t xml:space="preserve">. The back wall contained a 30 mm wide, 20 cm tall 3 </w:t>
      </w:r>
      <w:r w:rsidR="00AB4D77">
        <w:t>x</w:t>
      </w:r>
      <w:r w:rsidR="000A67CA" w:rsidRPr="000A67CA">
        <w:t xml:space="preserve"> 3 grid of 2 mm diameter holes centered along the length and 4.45 cm above the test plate, allowing thermocouple </w:t>
      </w:r>
      <w:r w:rsidR="000A67CA" w:rsidRPr="000A67CA">
        <w:lastRenderedPageBreak/>
        <w:t>access for the temperature measurements</w:t>
      </w:r>
      <w:r w:rsidR="00007B39">
        <w:t xml:space="preserve"> (see below for details)</w:t>
      </w:r>
      <w:r w:rsidR="000A67CA" w:rsidRPr="000A67CA">
        <w:t xml:space="preserve">. The test plate of the </w:t>
      </w:r>
      <w:r w:rsidR="00AB4D77" w:rsidRPr="00BA3D7B">
        <w:t>WildFIRE</w:t>
      </w:r>
      <w:r w:rsidR="00AB4D77" w:rsidRPr="000A67CA">
        <w:t xml:space="preserve"> </w:t>
      </w:r>
      <w:r w:rsidR="000A67CA" w:rsidRPr="000A67CA">
        <w:t>facility was a 6.35 mm thick aluminum sheet, suspended from two load cells to measure mass loss rate and combustion fraction.</w:t>
      </w:r>
    </w:p>
    <w:p w14:paraId="4AB104F0" w14:textId="2F1F5513" w:rsidR="000E384E" w:rsidRDefault="009363E0" w:rsidP="00AE3CAC">
      <w:pPr>
        <w:spacing w:line="480" w:lineRule="auto"/>
      </w:pPr>
      <w:r>
        <w:t>2.2.2. Conducting the trials</w:t>
      </w:r>
    </w:p>
    <w:p w14:paraId="5444C6AA" w14:textId="41021172" w:rsidR="00805728" w:rsidRDefault="008252FE" w:rsidP="00B53242">
      <w:pPr>
        <w:spacing w:line="480" w:lineRule="auto"/>
        <w:ind w:firstLine="720"/>
      </w:pPr>
      <w:r>
        <w:t>Immediately prior to</w:t>
      </w:r>
      <w:r w:rsidR="00BA7911" w:rsidRPr="00BA7911">
        <w:t xml:space="preserve"> each </w:t>
      </w:r>
      <w:r w:rsidR="006E5B94">
        <w:t xml:space="preserve">flammability </w:t>
      </w:r>
      <w:r w:rsidR="00BA7911" w:rsidRPr="00BA7911">
        <w:t>trial,</w:t>
      </w:r>
      <w:r w:rsidR="00BC5FBE">
        <w:t xml:space="preserve"> </w:t>
      </w:r>
      <w:r w:rsidR="001C4D55">
        <w:t xml:space="preserve">we </w:t>
      </w:r>
      <w:r w:rsidR="0024305A">
        <w:t xml:space="preserve">prepared the fuel bed and </w:t>
      </w:r>
      <w:r w:rsidR="006B3C00">
        <w:t>measured ambient conditions</w:t>
      </w:r>
      <w:r w:rsidR="001F736E">
        <w:t>. F</w:t>
      </w:r>
      <w:r w:rsidR="00CA160F">
        <w:t>irst, w</w:t>
      </w:r>
      <w:r w:rsidR="001F736E">
        <w:t>e placed a</w:t>
      </w:r>
      <w:r w:rsidR="357A7E6E">
        <w:t xml:space="preserve"> </w:t>
      </w:r>
      <w:r w:rsidR="00BA7911" w:rsidRPr="00BA7911">
        <w:t>fuel sample on the test bed</w:t>
      </w:r>
      <w:r w:rsidR="00483036">
        <w:t xml:space="preserve"> </w:t>
      </w:r>
      <w:commentRangeStart w:id="7"/>
      <w:r w:rsidR="00483036">
        <w:t>(</w:t>
      </w:r>
      <w:r w:rsidR="00256B2A">
        <w:t xml:space="preserve">125 cm </w:t>
      </w:r>
      <w:r w:rsidR="000D5887">
        <w:t>x</w:t>
      </w:r>
      <w:r w:rsidR="00256B2A">
        <w:t xml:space="preserve"> 56 cm</w:t>
      </w:r>
      <w:r w:rsidR="00483036">
        <w:t>)</w:t>
      </w:r>
      <w:r w:rsidR="006E5B94">
        <w:t>,</w:t>
      </w:r>
      <w:r w:rsidR="006E0BFD">
        <w:t xml:space="preserve"> </w:t>
      </w:r>
      <w:commentRangeEnd w:id="7"/>
      <w:r w:rsidR="00213D7A">
        <w:rPr>
          <w:rStyle w:val="CommentReference"/>
        </w:rPr>
        <w:commentReference w:id="7"/>
      </w:r>
      <w:commentRangeStart w:id="8"/>
      <w:r w:rsidR="00BA7911" w:rsidRPr="00BA7911">
        <w:t xml:space="preserve">leveled by hand </w:t>
      </w:r>
      <w:r w:rsidR="00992637">
        <w:t xml:space="preserve">and </w:t>
      </w:r>
      <w:r w:rsidR="006E5B94">
        <w:t xml:space="preserve">gently </w:t>
      </w:r>
      <w:r w:rsidR="00992637">
        <w:t xml:space="preserve">mixed </w:t>
      </w:r>
      <w:r w:rsidR="006E0BFD">
        <w:t>to ensure</w:t>
      </w:r>
      <w:r w:rsidR="00BA7911" w:rsidRPr="00BA7911">
        <w:t xml:space="preserve"> even distribut</w:t>
      </w:r>
      <w:r w:rsidR="005123A5">
        <w:t>ion</w:t>
      </w:r>
      <w:r w:rsidR="00BA7911" w:rsidRPr="00BA7911">
        <w:t xml:space="preserve"> across the table.</w:t>
      </w:r>
      <w:commentRangeEnd w:id="8"/>
      <w:r w:rsidR="00213D7A">
        <w:rPr>
          <w:rStyle w:val="CommentReference"/>
        </w:rPr>
        <w:commentReference w:id="8"/>
      </w:r>
      <w:r w:rsidR="00BA7911" w:rsidRPr="00BA7911">
        <w:t xml:space="preserve"> </w:t>
      </w:r>
      <w:r w:rsidR="00BE6439">
        <w:t>S</w:t>
      </w:r>
      <w:r w:rsidR="00BA7911" w:rsidRPr="00BA7911">
        <w:t>amples were not compressed to a specific volume</w:t>
      </w:r>
      <w:r w:rsidR="003800FE">
        <w:t xml:space="preserve">, so </w:t>
      </w:r>
      <w:commentRangeStart w:id="9"/>
      <w:r w:rsidR="003800FE">
        <w:t xml:space="preserve">we measured </w:t>
      </w:r>
      <w:r w:rsidR="009C4756">
        <w:t xml:space="preserve">fuel bed </w:t>
      </w:r>
      <w:r w:rsidR="003800FE">
        <w:t xml:space="preserve">height </w:t>
      </w:r>
      <w:commentRangeEnd w:id="9"/>
      <w:r w:rsidR="00396F8E">
        <w:rPr>
          <w:rStyle w:val="CommentReference"/>
        </w:rPr>
        <w:commentReference w:id="9"/>
      </w:r>
      <w:r w:rsidR="00336EDD" w:rsidRPr="00336EDD">
        <w:t xml:space="preserve"> </w:t>
      </w:r>
      <w:r w:rsidR="009F1D21">
        <w:t>to</w:t>
      </w:r>
      <w:r w:rsidR="003800FE">
        <w:t xml:space="preserve"> account for </w:t>
      </w:r>
      <w:r w:rsidR="009F1D21">
        <w:t xml:space="preserve">bulk density </w:t>
      </w:r>
      <w:r w:rsidR="003800FE">
        <w:t>variability if needed</w:t>
      </w:r>
      <w:r w:rsidR="00336EDD">
        <w:t>.</w:t>
      </w:r>
      <w:r w:rsidR="00256B2A">
        <w:t xml:space="preserve"> </w:t>
      </w:r>
      <w:r w:rsidR="00CA160F">
        <w:t>Next, w</w:t>
      </w:r>
      <w:r w:rsidR="00B90538">
        <w:t>e</w:t>
      </w:r>
      <w:r w:rsidR="00B7760A">
        <w:t xml:space="preserve"> </w:t>
      </w:r>
      <w:r w:rsidR="00FE5AAC">
        <w:t>measured</w:t>
      </w:r>
      <w:r w:rsidR="00702868" w:rsidRPr="00702868">
        <w:t xml:space="preserve"> </w:t>
      </w:r>
      <w:commentRangeStart w:id="10"/>
      <w:r w:rsidR="00702868" w:rsidRPr="00702868">
        <w:t xml:space="preserve">ambient </w:t>
      </w:r>
      <w:r w:rsidR="00B73A3D">
        <w:t>temperature and humidity</w:t>
      </w:r>
      <w:r w:rsidR="003E7FC4">
        <w:t>, but only</w:t>
      </w:r>
      <w:r w:rsidR="00B73A3D">
        <w:t xml:space="preserve"> </w:t>
      </w:r>
      <w:commentRangeEnd w:id="10"/>
      <w:r w:rsidR="00396F8E">
        <w:rPr>
          <w:rStyle w:val="CommentReference"/>
        </w:rPr>
        <w:commentReference w:id="10"/>
      </w:r>
      <w:r w:rsidR="00FE5AAC">
        <w:t>after preliminary trials</w:t>
      </w:r>
      <w:r w:rsidR="00702868" w:rsidRPr="00702868">
        <w:t xml:space="preserve"> </w:t>
      </w:r>
      <w:r w:rsidR="00FE5AAC">
        <w:t>indicated</w:t>
      </w:r>
      <w:r w:rsidR="00702868" w:rsidRPr="00702868">
        <w:t xml:space="preserve"> </w:t>
      </w:r>
      <w:r w:rsidR="00F443D2">
        <w:t>variabilities</w:t>
      </w:r>
      <w:r w:rsidR="00702868" w:rsidRPr="00702868">
        <w:t xml:space="preserve"> in the testing environment</w:t>
      </w:r>
      <w:r w:rsidR="00EB325A">
        <w:t xml:space="preserve"> caused by </w:t>
      </w:r>
      <w:r w:rsidR="00702868" w:rsidRPr="00702868">
        <w:t>certain environmental conditions complicat</w:t>
      </w:r>
      <w:r w:rsidR="00EB325A">
        <w:t>ing</w:t>
      </w:r>
      <w:r w:rsidR="00702868" w:rsidRPr="00702868">
        <w:t xml:space="preserve"> the </w:t>
      </w:r>
      <w:r w:rsidR="00EB325A">
        <w:t xml:space="preserve">facility’s </w:t>
      </w:r>
      <w:r w:rsidR="00702868" w:rsidRPr="00702868">
        <w:t xml:space="preserve">ability to meet </w:t>
      </w:r>
      <w:r w:rsidR="003E7FC4">
        <w:t xml:space="preserve">its </w:t>
      </w:r>
      <w:r w:rsidR="00702868" w:rsidRPr="00702868">
        <w:t xml:space="preserve">climate </w:t>
      </w:r>
      <w:r w:rsidR="003E7FC4">
        <w:t xml:space="preserve">control </w:t>
      </w:r>
      <w:r w:rsidR="00702868" w:rsidRPr="00702868">
        <w:t xml:space="preserve">demands. </w:t>
      </w:r>
      <w:r w:rsidR="000C589E">
        <w:t>Notably,</w:t>
      </w:r>
      <w:r w:rsidR="00054122">
        <w:t xml:space="preserve"> w</w:t>
      </w:r>
      <w:r w:rsidR="00702868" w:rsidRPr="00702868">
        <w:t xml:space="preserve">hen there was </w:t>
      </w:r>
      <w:r w:rsidR="00423E20" w:rsidRPr="00702868">
        <w:t>a significant</w:t>
      </w:r>
      <w:r w:rsidR="00702868" w:rsidRPr="00702868">
        <w:t xml:space="preserve"> disparity between the humidity and temperature of the outdoor and indoor environments, the rate at which the fume hood displaced air exceeded the ability of </w:t>
      </w:r>
      <w:r w:rsidR="00E92CD1">
        <w:t xml:space="preserve">the facility’s </w:t>
      </w:r>
      <w:r w:rsidR="00702868" w:rsidRPr="00702868">
        <w:t>climate control to correct temperature and humidity, causing indoor conditions to converge with outdoor conditions.</w:t>
      </w:r>
      <w:r w:rsidR="008F016C">
        <w:t xml:space="preserve"> </w:t>
      </w:r>
    </w:p>
    <w:p w14:paraId="3B7752A2" w14:textId="0928E5C7" w:rsidR="008B2239" w:rsidRPr="003A6872" w:rsidRDefault="003B1394" w:rsidP="000B655A">
      <w:pPr>
        <w:spacing w:line="480" w:lineRule="auto"/>
        <w:ind w:firstLine="720"/>
      </w:pPr>
      <w:r w:rsidRPr="003B1394">
        <w:t xml:space="preserve">During each trial, </w:t>
      </w:r>
      <w:r w:rsidR="00D51DEF">
        <w:t xml:space="preserve">we measured </w:t>
      </w:r>
      <w:r w:rsidR="00151901">
        <w:t>several flammability metrics, including mass loss rate, temperature</w:t>
      </w:r>
      <w:r w:rsidR="00677940">
        <w:t xml:space="preserve"> at different locations in the fuelbed, and propagation rate.</w:t>
      </w:r>
      <w:r w:rsidR="00B81938">
        <w:t xml:space="preserve"> To </w:t>
      </w:r>
      <w:r w:rsidR="002C4432">
        <w:t>initiate burning</w:t>
      </w:r>
      <w:r w:rsidR="000004E0">
        <w:t xml:space="preserve">, we soaked a string </w:t>
      </w:r>
      <w:r w:rsidR="000004E0" w:rsidRPr="00336EDD">
        <w:t>in denatured alcohol</w:t>
      </w:r>
      <w:r w:rsidR="000004E0">
        <w:t>,</w:t>
      </w:r>
      <w:r w:rsidR="000004E0" w:rsidRPr="00336EDD">
        <w:t xml:space="preserve"> placed </w:t>
      </w:r>
      <w:r w:rsidR="000004E0">
        <w:t xml:space="preserve">it </w:t>
      </w:r>
      <w:r w:rsidR="000004E0" w:rsidRPr="00336EDD">
        <w:t>along the width of one side of the fuel bed</w:t>
      </w:r>
      <w:r w:rsidR="000004E0">
        <w:t xml:space="preserve">, and </w:t>
      </w:r>
      <w:r w:rsidR="000004E0" w:rsidRPr="00336EDD">
        <w:t xml:space="preserve">lit </w:t>
      </w:r>
      <w:r w:rsidR="000004E0">
        <w:t xml:space="preserve">the string </w:t>
      </w:r>
      <w:r w:rsidR="000004E0" w:rsidRPr="00336EDD">
        <w:t>using a blow torch</w:t>
      </w:r>
      <w:r w:rsidR="00B81938">
        <w:t xml:space="preserve"> t</w:t>
      </w:r>
      <w:r w:rsidR="00B81938" w:rsidRPr="00336EDD">
        <w:t>o achieve simultaneous ignition across one width of the fuel bed</w:t>
      </w:r>
      <w:r w:rsidR="000004E0" w:rsidRPr="00336EDD">
        <w:t>.</w:t>
      </w:r>
      <w:r w:rsidR="003162C5">
        <w:t xml:space="preserve"> </w:t>
      </w:r>
      <w:r w:rsidR="00852B4F">
        <w:t>Starting directly before and continuing t</w:t>
      </w:r>
      <w:r w:rsidR="00037EAE">
        <w:t>hroughout each trial,</w:t>
      </w:r>
      <w:r w:rsidR="006F4DD3" w:rsidRPr="006F4DD3">
        <w:t xml:space="preserve"> </w:t>
      </w:r>
      <w:commentRangeStart w:id="11"/>
      <w:r w:rsidR="007A7914">
        <w:t xml:space="preserve">we measured </w:t>
      </w:r>
      <w:r w:rsidR="006F4DD3" w:rsidRPr="006F4DD3">
        <w:t xml:space="preserve">fuel mass </w:t>
      </w:r>
      <w:r w:rsidR="00262E7A">
        <w:t>to determine mass loss rates and combustion fraction</w:t>
      </w:r>
      <w:commentRangeEnd w:id="11"/>
      <w:r w:rsidR="00970425">
        <w:rPr>
          <w:rStyle w:val="CommentReference"/>
        </w:rPr>
        <w:commentReference w:id="11"/>
      </w:r>
      <w:r w:rsidR="006F4DD3" w:rsidRPr="006F4DD3">
        <w:t xml:space="preserve"> using two </w:t>
      </w:r>
      <w:commentRangeStart w:id="12"/>
      <w:r w:rsidR="006F4DD3" w:rsidRPr="006F4DD3">
        <w:t xml:space="preserve">Omega LCCA-50 </w:t>
      </w:r>
      <w:commentRangeEnd w:id="12"/>
      <w:r w:rsidR="00680A17">
        <w:rPr>
          <w:rStyle w:val="CommentReference"/>
        </w:rPr>
        <w:commentReference w:id="12"/>
      </w:r>
      <w:r w:rsidR="006F4DD3" w:rsidRPr="006F4DD3">
        <w:t>load cells that su</w:t>
      </w:r>
      <w:r w:rsidR="004751C6">
        <w:t>p</w:t>
      </w:r>
      <w:r w:rsidR="006F4DD3" w:rsidRPr="006F4DD3">
        <w:t xml:space="preserve">ported the </w:t>
      </w:r>
      <w:commentRangeStart w:id="13"/>
      <w:r w:rsidR="006F4DD3" w:rsidRPr="006F4DD3">
        <w:t>floor plate</w:t>
      </w:r>
      <w:commentRangeEnd w:id="13"/>
      <w:r w:rsidR="00CB3A4E">
        <w:rPr>
          <w:rStyle w:val="CommentReference"/>
        </w:rPr>
        <w:commentReference w:id="13"/>
      </w:r>
      <w:r w:rsidR="006F4DD3" w:rsidRPr="006F4DD3">
        <w:t xml:space="preserve">. The load cells had a maximum load of </w:t>
      </w:r>
      <w:commentRangeStart w:id="14"/>
      <w:r w:rsidR="006F4DD3" w:rsidRPr="006F4DD3">
        <w:t xml:space="preserve">50 </w:t>
      </w:r>
      <w:proofErr w:type="spellStart"/>
      <w:r w:rsidR="006F4DD3" w:rsidRPr="006F4DD3">
        <w:t>lb</w:t>
      </w:r>
      <w:proofErr w:type="spellEnd"/>
      <w:r w:rsidR="006F4DD3" w:rsidRPr="006F4DD3">
        <w:t xml:space="preserve"> (22.68 kg), </w:t>
      </w:r>
      <w:commentRangeEnd w:id="14"/>
      <w:r w:rsidR="00970425">
        <w:rPr>
          <w:rStyle w:val="CommentReference"/>
        </w:rPr>
        <w:commentReference w:id="14"/>
      </w:r>
      <w:r w:rsidR="006F4DD3" w:rsidRPr="006F4DD3">
        <w:t xml:space="preserve">which exceeded the weight of the floor plate, and had a sensitivity of ± 8.391 g, which was equivalent to 2.1% of the initial fuel load of 0.4 kg. The temperature of the load cells was tracked using surface mount </w:t>
      </w:r>
      <w:commentRangeStart w:id="15"/>
      <w:r w:rsidR="006F4DD3" w:rsidRPr="006F4DD3">
        <w:t xml:space="preserve">thermocouples </w:t>
      </w:r>
      <w:commentRangeEnd w:id="15"/>
      <w:r w:rsidR="00033557">
        <w:rPr>
          <w:rStyle w:val="CommentReference"/>
        </w:rPr>
        <w:commentReference w:id="15"/>
      </w:r>
      <w:r w:rsidR="006F4DD3" w:rsidRPr="006F4DD3">
        <w:t xml:space="preserve">to verify </w:t>
      </w:r>
      <w:r w:rsidR="006F4DD3" w:rsidRPr="006F4DD3">
        <w:lastRenderedPageBreak/>
        <w:t>that they did not exceed their maximum operating temperature of 150 ◦F (65 ◦C).</w:t>
      </w:r>
      <w:r w:rsidR="00E16902">
        <w:t xml:space="preserve"> </w:t>
      </w:r>
      <w:r w:rsidR="00925C47">
        <w:t>Nine</w:t>
      </w:r>
      <w:r w:rsidR="001E74EC">
        <w:t xml:space="preserve"> K-type</w:t>
      </w:r>
      <w:r w:rsidR="00925C47">
        <w:t xml:space="preserve"> t</w:t>
      </w:r>
      <w:r w:rsidR="00AE4C44">
        <w:t xml:space="preserve">hermocouples </w:t>
      </w:r>
      <w:commentRangeStart w:id="16"/>
      <w:r w:rsidR="00925C47">
        <w:t>(</w:t>
      </w:r>
      <w:r w:rsidR="00925C47" w:rsidRPr="004751C6">
        <w:t>Omega model number KMQSS-062E-12</w:t>
      </w:r>
      <w:commentRangeEnd w:id="16"/>
      <w:r w:rsidR="00680A17">
        <w:rPr>
          <w:rStyle w:val="CommentReference"/>
        </w:rPr>
        <w:commentReference w:id="16"/>
      </w:r>
      <w:r w:rsidR="00925C47" w:rsidRPr="004751C6">
        <w:t xml:space="preserve">, </w:t>
      </w:r>
      <w:commentRangeStart w:id="17"/>
      <w:r w:rsidR="00925C47" w:rsidRPr="004751C6">
        <w:t xml:space="preserve">0.0625 inch (1.6 mm) </w:t>
      </w:r>
      <w:commentRangeEnd w:id="17"/>
      <w:r w:rsidR="00970425">
        <w:rPr>
          <w:rStyle w:val="CommentReference"/>
        </w:rPr>
        <w:commentReference w:id="17"/>
      </w:r>
      <w:r w:rsidR="00925C47" w:rsidRPr="004751C6">
        <w:t>diameter, exposed jun</w:t>
      </w:r>
      <w:r w:rsidR="00925C47">
        <w:t>c</w:t>
      </w:r>
      <w:r w:rsidR="00925C47" w:rsidRPr="004751C6">
        <w:t>tion, 12 inch (30.5 cm) long</w:t>
      </w:r>
      <w:r w:rsidR="001E74EC">
        <w:t>)</w:t>
      </w:r>
      <w:r w:rsidR="00925C47">
        <w:t xml:space="preserve"> </w:t>
      </w:r>
      <w:r w:rsidR="005F3C87">
        <w:t xml:space="preserve">arranged in a 3 x 3 grid </w:t>
      </w:r>
      <w:r w:rsidR="00AE4C44">
        <w:t xml:space="preserve">were also used to </w:t>
      </w:r>
      <w:r w:rsidR="00AE4C44" w:rsidRPr="004751C6">
        <w:t>measure the temperature at several locations along</w:t>
      </w:r>
      <w:r w:rsidR="00AE4C44">
        <w:t xml:space="preserve"> and above</w:t>
      </w:r>
      <w:r w:rsidR="00AE4C44" w:rsidRPr="004751C6">
        <w:t xml:space="preserve"> the fuel bed</w:t>
      </w:r>
      <w:r w:rsidR="00661AB6">
        <w:t>.</w:t>
      </w:r>
      <w:r w:rsidR="00AE4C44" w:rsidRPr="004751C6">
        <w:t xml:space="preserve"> </w:t>
      </w:r>
      <w:r w:rsidR="004751C6" w:rsidRPr="004751C6">
        <w:t xml:space="preserve">The bottom row of the thermocouples </w:t>
      </w:r>
      <w:ins w:id="18" w:author="Arthur Lamounier Moura" w:date="2025-01-20T15:55:00Z" w16du:dateUtc="2025-01-20T21:55:00Z">
        <w:r w:rsidR="00970425">
          <w:t>was</w:t>
        </w:r>
      </w:ins>
      <w:ins w:id="19" w:author="Arthur Lamounier Moura" w:date="2025-01-20T15:55:00Z">
        <w:r w:rsidR="00970425" w:rsidRPr="00970425">
          <w:t xml:space="preserve"> positioned at 4.45 cm (within the fuel bed)</w:t>
        </w:r>
      </w:ins>
      <w:del w:id="20" w:author="Arthur Lamounier Moura" w:date="2025-01-20T15:55:00Z" w16du:dateUtc="2025-01-20T21:55:00Z">
        <w:r w:rsidR="004751C6" w:rsidRPr="004751C6" w:rsidDel="00970425">
          <w:delText xml:space="preserve">was </w:delText>
        </w:r>
        <w:r w:rsidR="003840E2" w:rsidRPr="004751C6" w:rsidDel="00970425">
          <w:delText xml:space="preserve">within the fuel bed </w:delText>
        </w:r>
        <w:r w:rsidR="003840E2" w:rsidDel="00970425">
          <w:delText>(</w:delText>
        </w:r>
        <w:r w:rsidR="004751C6" w:rsidRPr="004751C6" w:rsidDel="00970425">
          <w:delText xml:space="preserve">4.45 cm </w:delText>
        </w:r>
        <w:r w:rsidR="001D3D6E" w:rsidDel="00970425">
          <w:delText>height)</w:delText>
        </w:r>
      </w:del>
      <w:r w:rsidR="004751C6" w:rsidRPr="004751C6">
        <w:t xml:space="preserve">, </w:t>
      </w:r>
      <w:ins w:id="21" w:author="Arthur Lamounier Moura" w:date="2025-01-20T15:55:00Z" w16du:dateUtc="2025-01-20T21:55:00Z">
        <w:r w:rsidR="00970425">
          <w:t>t</w:t>
        </w:r>
      </w:ins>
      <w:del w:id="22" w:author="Arthur Lamounier Moura" w:date="2025-01-20T15:55:00Z" w16du:dateUtc="2025-01-20T21:55:00Z">
        <w:r w:rsidR="004751C6" w:rsidRPr="004751C6" w:rsidDel="00970425">
          <w:delText>T</w:delText>
        </w:r>
      </w:del>
      <w:r w:rsidR="004751C6" w:rsidRPr="004751C6">
        <w:t xml:space="preserve">he </w:t>
      </w:r>
      <w:r w:rsidR="001D3D6E">
        <w:t>middle</w:t>
      </w:r>
      <w:r w:rsidR="004751C6" w:rsidRPr="004751C6">
        <w:t xml:space="preserve"> row </w:t>
      </w:r>
      <w:del w:id="23" w:author="Arthur Lamounier Moura" w:date="2025-01-20T15:56:00Z" w16du:dateUtc="2025-01-20T21:56:00Z">
        <w:r w:rsidR="004751C6" w:rsidRPr="004751C6" w:rsidDel="00970425">
          <w:delText xml:space="preserve">of thermocouples </w:delText>
        </w:r>
      </w:del>
      <w:r w:rsidR="001D3D6E">
        <w:t>was</w:t>
      </w:r>
      <w:ins w:id="24" w:author="Arthur Lamounier Moura" w:date="2025-01-20T15:56:00Z" w16du:dateUtc="2025-01-20T21:56:00Z">
        <w:r w:rsidR="00970425">
          <w:t xml:space="preserve"> placed at </w:t>
        </w:r>
      </w:ins>
      <w:ins w:id="25" w:author="Arthur Lamounier Moura" w:date="2025-01-20T15:56:00Z">
        <w:r w:rsidR="00970425" w:rsidRPr="00970425">
          <w:t xml:space="preserve">14.45 cm </w:t>
        </w:r>
      </w:ins>
      <w:ins w:id="26" w:author="Arthur Lamounier Moura" w:date="2025-01-20T15:56:00Z" w16du:dateUtc="2025-01-20T21:56:00Z">
        <w:r w:rsidR="00970425">
          <w:t>(</w:t>
        </w:r>
      </w:ins>
      <w:del w:id="27" w:author="Arthur Lamounier Moura" w:date="2025-01-20T15:56:00Z" w16du:dateUtc="2025-01-20T21:56:00Z">
        <w:r w:rsidR="004751C6" w:rsidRPr="004751C6" w:rsidDel="00970425">
          <w:delText xml:space="preserve"> </w:delText>
        </w:r>
      </w:del>
      <w:r w:rsidR="004751C6" w:rsidRPr="004751C6">
        <w:t>typically 4 to 6 cm above the fuel bed</w:t>
      </w:r>
      <w:ins w:id="28" w:author="Arthur Lamounier Moura" w:date="2025-01-20T15:56:00Z" w16du:dateUtc="2025-01-20T21:56:00Z">
        <w:r w:rsidR="00970425">
          <w:t>)</w:t>
        </w:r>
      </w:ins>
      <w:del w:id="29" w:author="Arthur Lamounier Moura" w:date="2025-01-20T15:56:00Z" w16du:dateUtc="2025-01-20T21:56:00Z">
        <w:r w:rsidR="001D3D6E" w:rsidDel="00970425">
          <w:delText xml:space="preserve"> (</w:delText>
        </w:r>
        <w:r w:rsidR="001D3D6E" w:rsidRPr="004751C6" w:rsidDel="00970425">
          <w:delText>14.45 cm</w:delText>
        </w:r>
        <w:r w:rsidR="001D3D6E" w:rsidDel="00970425">
          <w:delText xml:space="preserve"> height)</w:delText>
        </w:r>
        <w:r w:rsidR="004751C6" w:rsidRPr="004751C6" w:rsidDel="00970425">
          <w:delText>, but occasionally within the top layer of the fuel sample.</w:delText>
        </w:r>
      </w:del>
      <w:r w:rsidR="004751C6" w:rsidRPr="004751C6">
        <w:t xml:space="preserve"> </w:t>
      </w:r>
      <w:ins w:id="30" w:author="Arthur Lamounier Moura" w:date="2025-01-20T15:57:00Z" w16du:dateUtc="2025-01-20T21:57:00Z">
        <w:r w:rsidR="00970425">
          <w:t>a</w:t>
        </w:r>
      </w:ins>
      <w:ins w:id="31" w:author="Arthur Lamounier Moura" w:date="2025-01-20T15:56:00Z" w16du:dateUtc="2025-01-20T21:56:00Z">
        <w:r w:rsidR="00970425">
          <w:t>nd t</w:t>
        </w:r>
      </w:ins>
      <w:del w:id="32" w:author="Arthur Lamounier Moura" w:date="2025-01-20T15:56:00Z" w16du:dateUtc="2025-01-20T21:56:00Z">
        <w:r w:rsidR="004751C6" w:rsidRPr="004751C6" w:rsidDel="00970425">
          <w:delText>T</w:delText>
        </w:r>
      </w:del>
      <w:r w:rsidR="004751C6" w:rsidRPr="004751C6">
        <w:t xml:space="preserve">he upper row </w:t>
      </w:r>
      <w:del w:id="33" w:author="Arthur Lamounier Moura" w:date="2025-01-20T15:57:00Z" w16du:dateUtc="2025-01-20T21:57:00Z">
        <w:r w:rsidR="004751C6" w:rsidRPr="004751C6" w:rsidDel="00970425">
          <w:delText xml:space="preserve">of the thermocouple </w:delText>
        </w:r>
      </w:del>
      <w:r w:rsidR="004751C6" w:rsidRPr="004751C6">
        <w:t xml:space="preserve">was </w:t>
      </w:r>
      <w:del w:id="34" w:author="Arthur Lamounier Moura" w:date="2025-01-20T15:57:00Z" w16du:dateUtc="2025-01-20T21:57:00Z">
        <w:r w:rsidR="004751C6" w:rsidRPr="004751C6" w:rsidDel="00970425">
          <w:delText xml:space="preserve">above the </w:delText>
        </w:r>
        <w:r w:rsidR="001D28B5" w:rsidDel="00970425">
          <w:delText>fuel</w:delText>
        </w:r>
        <w:r w:rsidR="004751C6" w:rsidRPr="004751C6" w:rsidDel="00970425">
          <w:delText xml:space="preserve"> bed</w:delText>
        </w:r>
        <w:r w:rsidR="001D28B5" w:rsidDel="00970425">
          <w:delText xml:space="preserve"> (</w:delText>
        </w:r>
        <w:r w:rsidR="001D28B5" w:rsidRPr="004751C6" w:rsidDel="00970425">
          <w:delText>24.45 cm</w:delText>
        </w:r>
        <w:r w:rsidR="004751C6" w:rsidRPr="004751C6" w:rsidDel="00970425">
          <w:delText xml:space="preserve"> height</w:delText>
        </w:r>
        <w:r w:rsidR="001D28B5" w:rsidDel="00970425">
          <w:delText>)</w:delText>
        </w:r>
        <w:r w:rsidR="00FF0444" w:rsidDel="00970425">
          <w:delText xml:space="preserve"> </w:delText>
        </w:r>
      </w:del>
      <w:ins w:id="35" w:author="Arthur Lamounier Moura" w:date="2025-01-20T15:57:00Z" w16du:dateUtc="2025-01-20T21:57:00Z">
        <w:r w:rsidR="00970425">
          <w:t xml:space="preserve">positioned at 24.45 cm </w:t>
        </w:r>
      </w:ins>
      <w:r w:rsidR="00FF0444">
        <w:t>and experienced mostly radiative heat</w:t>
      </w:r>
      <w:ins w:id="36" w:author="Arthur Lamounier Moura" w:date="2025-01-20T15:57:00Z" w16du:dateUtc="2025-01-20T21:57:00Z">
        <w:r w:rsidR="00970425">
          <w:t>,</w:t>
        </w:r>
      </w:ins>
      <w:r w:rsidR="00FF0444">
        <w:t xml:space="preserve"> as</w:t>
      </w:r>
      <w:r w:rsidR="004751C6" w:rsidRPr="004751C6">
        <w:t xml:space="preserve"> the flames did not </w:t>
      </w:r>
      <w:r w:rsidR="00FF0444">
        <w:t xml:space="preserve">consistently </w:t>
      </w:r>
      <w:r w:rsidR="004751C6" w:rsidRPr="004751C6">
        <w:t xml:space="preserve">reach </w:t>
      </w:r>
      <w:r w:rsidR="00FF0444">
        <w:t>this height</w:t>
      </w:r>
      <w:r w:rsidR="008B5A82">
        <w:t xml:space="preserve">. </w:t>
      </w:r>
      <w:commentRangeStart w:id="37"/>
      <w:r w:rsidR="005510D1">
        <w:t xml:space="preserve">To determine </w:t>
      </w:r>
      <w:r w:rsidR="009F53BE">
        <w:t xml:space="preserve">the flame front </w:t>
      </w:r>
      <w:r w:rsidR="005510D1">
        <w:t>propagation rate,</w:t>
      </w:r>
      <w:commentRangeEnd w:id="37"/>
      <w:r w:rsidR="00970425">
        <w:rPr>
          <w:rStyle w:val="CommentReference"/>
        </w:rPr>
        <w:commentReference w:id="37"/>
      </w:r>
      <w:r w:rsidR="005510D1">
        <w:t xml:space="preserve"> we tracked t</w:t>
      </w:r>
      <w:r w:rsidR="00FE29E0" w:rsidRPr="00FE29E0">
        <w:t xml:space="preserve">he flame front using </w:t>
      </w:r>
      <w:commentRangeStart w:id="38"/>
      <w:r w:rsidR="00FE29E0" w:rsidRPr="00FE29E0">
        <w:t xml:space="preserve">a </w:t>
      </w:r>
      <w:proofErr w:type="spellStart"/>
      <w:r w:rsidR="00FE29E0" w:rsidRPr="00FE29E0">
        <w:t>Ximea</w:t>
      </w:r>
      <w:proofErr w:type="spellEnd"/>
      <w:r w:rsidR="00FE29E0" w:rsidRPr="00FE29E0">
        <w:t xml:space="preserve"> </w:t>
      </w:r>
      <w:proofErr w:type="spellStart"/>
      <w:r w:rsidR="00FE29E0" w:rsidRPr="00FE29E0">
        <w:t>xiD</w:t>
      </w:r>
      <w:proofErr w:type="spellEnd"/>
      <w:r w:rsidR="00FE29E0" w:rsidRPr="00FE29E0">
        <w:t xml:space="preserve"> MD061MU-SY CCD </w:t>
      </w:r>
      <w:commentRangeEnd w:id="38"/>
      <w:r w:rsidR="00680A17">
        <w:rPr>
          <w:rStyle w:val="CommentReference"/>
        </w:rPr>
        <w:commentReference w:id="38"/>
      </w:r>
      <w:r w:rsidR="00FE29E0" w:rsidRPr="00FE29E0">
        <w:t>scientific camera with a 10 nm band-pass filter. This isolated CH* radical chemiluminescence wavelength so that only the light produced by the flame was measured.</w:t>
      </w:r>
      <w:r w:rsidR="00FE29E0">
        <w:t xml:space="preserve"> </w:t>
      </w:r>
      <w:commentRangeStart w:id="39"/>
      <w:r w:rsidR="00A6654B">
        <w:t xml:space="preserve">We also recorded the distance the flame traveled (i.e., propagation distance) and the time required to reach that distance. </w:t>
      </w:r>
      <w:commentRangeEnd w:id="39"/>
      <w:r w:rsidR="009F53BE">
        <w:rPr>
          <w:rStyle w:val="CommentReference"/>
        </w:rPr>
        <w:commentReference w:id="39"/>
      </w:r>
      <w:r w:rsidR="00FE29E0">
        <w:t xml:space="preserve">The original intent of the study was to use </w:t>
      </w:r>
      <w:r w:rsidR="00CA17C4">
        <w:t>the optical measurements to calculate the propagation rate of the flame front; however, the</w:t>
      </w:r>
      <w:r w:rsidR="00E417AD" w:rsidRPr="00E417AD">
        <w:t xml:space="preserve"> wide range of flame intensities between each </w:t>
      </w:r>
      <w:r w:rsidR="0BE8CAE3">
        <w:t xml:space="preserve">fuel treatment </w:t>
      </w:r>
      <w:r w:rsidR="00E417AD">
        <w:t>exceed</w:t>
      </w:r>
      <w:r w:rsidR="0DCE45F0">
        <w:t>ed</w:t>
      </w:r>
      <w:r w:rsidR="00E417AD" w:rsidRPr="00E417AD">
        <w:t xml:space="preserve"> the range that could be accurately measured at a given exposure</w:t>
      </w:r>
      <w:r w:rsidR="00E417AD">
        <w:t xml:space="preserve">. </w:t>
      </w:r>
      <w:r w:rsidR="007740EE">
        <w:t>This resulted in low</w:t>
      </w:r>
      <w:r w:rsidR="00C67DF4">
        <w:t xml:space="preserve">-intensity </w:t>
      </w:r>
      <w:r w:rsidR="3711452A">
        <w:t xml:space="preserve">fires </w:t>
      </w:r>
      <w:r w:rsidR="001F3821">
        <w:t xml:space="preserve">not being </w:t>
      </w:r>
      <w:r w:rsidR="00FF597E">
        <w:t xml:space="preserve">tracked consistently. </w:t>
      </w:r>
      <w:commentRangeStart w:id="40"/>
      <w:r w:rsidR="00D86F34">
        <w:t xml:space="preserve">For this reason, </w:t>
      </w:r>
      <w:r w:rsidR="00093773">
        <w:t xml:space="preserve">the propagation rate was calculated from the </w:t>
      </w:r>
      <w:r w:rsidR="004827DC">
        <w:t>total propagation distance recorded for each test and the time required to reach that distance.</w:t>
      </w:r>
      <w:commentRangeEnd w:id="40"/>
      <w:r w:rsidR="00E149D8">
        <w:rPr>
          <w:rStyle w:val="CommentReference"/>
        </w:rPr>
        <w:commentReference w:id="40"/>
      </w:r>
      <w:r w:rsidR="000B655A">
        <w:t xml:space="preserve"> We also recorded from visual observation t</w:t>
      </w:r>
      <w:r w:rsidR="0079290D" w:rsidRPr="003B1394">
        <w:t xml:space="preserve">he time that the fuel achieved self-sustained combustion and </w:t>
      </w:r>
      <w:r w:rsidR="0079290D">
        <w:t>flame extinction</w:t>
      </w:r>
      <w:r w:rsidR="0079290D" w:rsidRPr="003B1394">
        <w:t>.</w:t>
      </w:r>
      <w:r w:rsidR="0079290D">
        <w:t xml:space="preserve"> </w:t>
      </w:r>
      <w:r w:rsidR="0079290D" w:rsidRPr="00336EDD">
        <w:t>Test measurements were completed once the fuel mass remained constant.</w:t>
      </w:r>
      <w:r w:rsidR="0079290D">
        <w:t xml:space="preserve"> </w:t>
      </w:r>
      <w:r w:rsidR="00AF6031" w:rsidRPr="00FA15C1">
        <w:t xml:space="preserve">After each test, any solid residue was removed, and the test bed was allowed to cool </w:t>
      </w:r>
      <w:r w:rsidR="00AF6031">
        <w:t>prior to the next trial.</w:t>
      </w:r>
    </w:p>
    <w:p w14:paraId="1EE61F58" w14:textId="57A29676" w:rsidR="000E384E" w:rsidRDefault="000E384E" w:rsidP="00AE3CAC">
      <w:pPr>
        <w:spacing w:line="480" w:lineRule="auto"/>
      </w:pPr>
      <w:r>
        <w:t>2.4: Data analysis</w:t>
      </w:r>
    </w:p>
    <w:p w14:paraId="08BC5BFF" w14:textId="724B2FCE" w:rsidR="00B3335F" w:rsidRDefault="00B3335F" w:rsidP="00B3335F">
      <w:pPr>
        <w:spacing w:line="480" w:lineRule="auto"/>
        <w:ind w:firstLine="720"/>
      </w:pPr>
      <w:r w:rsidRPr="00827DCC">
        <w:lastRenderedPageBreak/>
        <w:t xml:space="preserve">Mass measurements were used to calculate the combustion fraction </w:t>
      </w:r>
      <w:r>
        <w:t>and</w:t>
      </w:r>
      <w:r w:rsidRPr="00827DCC">
        <w:t xml:space="preserve"> mass loss rate for each </w:t>
      </w:r>
      <w:r w:rsidR="002E78F7">
        <w:t>trial</w:t>
      </w:r>
      <w:r w:rsidRPr="00827DCC">
        <w:t xml:space="preserve">. To account for slight deviations in initial mass load, the normalized mass load was used for these calculations rather than true mass measurements. </w:t>
      </w:r>
      <w:r w:rsidRPr="003A6872">
        <w:t xml:space="preserve">The normalized mass loss rate was found using </w:t>
      </w:r>
      <w:commentRangeStart w:id="41"/>
      <w:r w:rsidRPr="003A6872">
        <w:t>a linear fit of the normalized mass using data between</w:t>
      </w:r>
      <w:r>
        <w:t xml:space="preserve"> the time the flame achieved</w:t>
      </w:r>
      <w:r w:rsidRPr="003A6872">
        <w:t xml:space="preserve"> </w:t>
      </w:r>
      <w:r>
        <w:t>self-sustaining combustion</w:t>
      </w:r>
      <w:r w:rsidRPr="003A6872">
        <w:t xml:space="preserve"> </w:t>
      </w:r>
      <w:commentRangeEnd w:id="41"/>
      <w:r w:rsidR="009C7235">
        <w:rPr>
          <w:rStyle w:val="CommentReference"/>
        </w:rPr>
        <w:commentReference w:id="41"/>
      </w:r>
      <w:r w:rsidRPr="003A6872">
        <w:t>and 25 seconds before flame extinction to isolate the region with a nearly linear normalized mass time history and minimize the impacts of flame development and extinction.</w:t>
      </w:r>
    </w:p>
    <w:p w14:paraId="3D21F032" w14:textId="77777777" w:rsidR="00B3335F" w:rsidRDefault="00B3335F" w:rsidP="00B3335F">
      <w:pPr>
        <w:spacing w:line="480" w:lineRule="auto"/>
        <w:ind w:firstLine="720"/>
      </w:pPr>
      <w:commentRangeStart w:id="42"/>
      <w:r w:rsidRPr="0088599E">
        <w:t>Temperature measurements were used to calculate the maximum temperature (T4.45, T14.45 T24.45) along each row for each test</w:t>
      </w:r>
      <w:r>
        <w:t xml:space="preserve">. </w:t>
      </w:r>
      <w:commentRangeEnd w:id="42"/>
      <w:r w:rsidR="00680A17">
        <w:rPr>
          <w:rStyle w:val="CommentReference"/>
        </w:rPr>
        <w:commentReference w:id="42"/>
      </w:r>
      <w:r>
        <w:t>On occasion, a</w:t>
      </w:r>
      <w:r w:rsidRPr="00833DDF">
        <w:t xml:space="preserve"> thermocouple would fail mid-test and produce impossibly high </w:t>
      </w:r>
      <w:r>
        <w:t>readings.</w:t>
      </w:r>
      <w:r w:rsidRPr="00833DDF">
        <w:t xml:space="preserve"> To account for this, readings greater than 1200 ◦C were discarded. To find the maximum temperature in each row,</w:t>
      </w:r>
      <w:r>
        <w:t xml:space="preserve"> </w:t>
      </w:r>
      <w:r w:rsidRPr="00833DDF">
        <w:t>a moving mean of 10 samples was taken for the measurements of each thermocouple, and the maximum value was used to represent the maximum temperature reading for that thermocouple. For each row, the median value of the three thermocouples in that row was found to be the maximum temperature along that row.</w:t>
      </w:r>
    </w:p>
    <w:p w14:paraId="22CD3768" w14:textId="01A52903" w:rsidR="002640B4" w:rsidRPr="00B61D51" w:rsidRDefault="00687489" w:rsidP="00B3335F">
      <w:pPr>
        <w:spacing w:line="480" w:lineRule="auto"/>
        <w:ind w:firstLine="720"/>
      </w:pPr>
      <w:commentRangeStart w:id="43"/>
      <w:r>
        <w:t xml:space="preserve">For all </w:t>
      </w:r>
      <w:proofErr w:type="gramStart"/>
      <w:r>
        <w:t>six flammability</w:t>
      </w:r>
      <w:proofErr w:type="gramEnd"/>
      <w:r>
        <w:t xml:space="preserve"> metrics measured (mass loss rate, propagation rate, combustion fraction, and temperature measurements at each height) on</w:t>
      </w:r>
      <w:r w:rsidR="008F328D">
        <w:t xml:space="preserve">e-way analysis of variance (ANOVA) and a post-hoc test </w:t>
      </w:r>
      <w:r w:rsidR="007347DD">
        <w:t>were</w:t>
      </w:r>
      <w:r w:rsidR="008F328D">
        <w:t xml:space="preserve"> performe</w:t>
      </w:r>
      <w:r w:rsidR="00AD211C">
        <w:t>d</w:t>
      </w:r>
      <w:r w:rsidR="00910B90">
        <w:t xml:space="preserve"> in MATLAB</w:t>
      </w:r>
      <w:r w:rsidR="00190C5C">
        <w:t xml:space="preserve">. This was conducted to determine the differences between each of the </w:t>
      </w:r>
      <w:r w:rsidR="0025344B">
        <w:t xml:space="preserve">single species fuel beds (dry pine, oak, and sweetgum), dry pine vs wet pine, </w:t>
      </w:r>
      <w:r w:rsidR="00697932">
        <w:t xml:space="preserve">low humidity vs high humidity oak, and </w:t>
      </w:r>
      <w:r w:rsidR="00F40144">
        <w:t>the mixed fuel beds with the inclusion of dry pine and sweetgum.</w:t>
      </w:r>
      <w:r w:rsidR="0065554A">
        <w:t xml:space="preserve"> </w:t>
      </w:r>
      <w:r w:rsidR="00910B90">
        <w:t xml:space="preserve"> Additionally, t</w:t>
      </w:r>
      <w:r w:rsidR="00D109B9" w:rsidRPr="00910B90">
        <w:t>o account for the intrinsic correlation between the flammability characteristics measured, principal components analysis (PCA)</w:t>
      </w:r>
      <w:r w:rsidR="00647D01" w:rsidRPr="00910B90">
        <w:t xml:space="preserve"> </w:t>
      </w:r>
      <w:r w:rsidR="002640B4" w:rsidRPr="00910B90">
        <w:t xml:space="preserve">was used to better compare the results of each fuel group. </w:t>
      </w:r>
      <w:commentRangeEnd w:id="43"/>
      <w:r w:rsidR="00BB312F">
        <w:rPr>
          <w:rStyle w:val="CommentReference"/>
        </w:rPr>
        <w:commentReference w:id="43"/>
      </w:r>
    </w:p>
    <w:p w14:paraId="101C253C" w14:textId="77777777" w:rsidR="002640B4" w:rsidRDefault="002640B4" w:rsidP="00AE3CAC">
      <w:pPr>
        <w:spacing w:line="480" w:lineRule="auto"/>
      </w:pPr>
    </w:p>
    <w:sectPr w:rsidR="002640B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Lamounier Moura" w:date="2024-12-19T14:37:00Z" w:initials="AL">
    <w:p w14:paraId="73921521" w14:textId="77777777" w:rsidR="00746FA7" w:rsidRDefault="00746FA7" w:rsidP="00746FA7">
      <w:pPr>
        <w:pStyle w:val="CommentText"/>
      </w:pPr>
      <w:r>
        <w:rPr>
          <w:rStyle w:val="CommentReference"/>
        </w:rPr>
        <w:annotationRef/>
      </w:r>
      <w:r>
        <w:rPr>
          <w:lang w:val="pt-BR"/>
        </w:rPr>
        <w:t xml:space="preserve">This would be better described as "a progressive replacement of longleaf pine by sweetgum (...)"  </w:t>
      </w:r>
    </w:p>
  </w:comment>
  <w:comment w:id="1" w:author="Arthur Lamounier Moura" w:date="2024-12-19T14:38:00Z" w:initials="AL">
    <w:p w14:paraId="25B3285F" w14:textId="77777777" w:rsidR="00213D7A" w:rsidRDefault="00746FA7" w:rsidP="00213D7A">
      <w:pPr>
        <w:pStyle w:val="CommentText"/>
      </w:pPr>
      <w:r>
        <w:rPr>
          <w:rStyle w:val="CommentReference"/>
        </w:rPr>
        <w:annotationRef/>
      </w:r>
      <w:r w:rsidR="00213D7A">
        <w:rPr>
          <w:lang w:val="pt-BR"/>
        </w:rPr>
        <w:t>Not particularly an issue with this word, but let's consider "manipulated". It's okay if constructed seems better for the others reviewers.</w:t>
      </w:r>
    </w:p>
  </w:comment>
  <w:comment w:id="3" w:author="Arthur Lamounier Moura" w:date="2025-01-20T15:30:00Z" w:initials="AL">
    <w:p w14:paraId="4F498FB8" w14:textId="77777777" w:rsidR="00213D7A" w:rsidRDefault="00213D7A" w:rsidP="00213D7A">
      <w:pPr>
        <w:pStyle w:val="CommentText"/>
      </w:pPr>
      <w:r>
        <w:rPr>
          <w:rStyle w:val="CommentReference"/>
        </w:rPr>
        <w:annotationRef/>
      </w:r>
      <w:r>
        <w:t>Although it is correct to use the decimal fraction here, we could consider a simple % here to avoid confusion with the mass presented above (e.g., 0.7 = 70%.)</w:t>
      </w:r>
    </w:p>
  </w:comment>
  <w:comment w:id="5" w:author="Arthur Lamounier Moura" w:date="2025-01-20T16:58:00Z" w:initials="AL">
    <w:p w14:paraId="0F4E05AB" w14:textId="77777777" w:rsidR="00A83F33" w:rsidRDefault="00680A17" w:rsidP="00A83F33">
      <w:pPr>
        <w:pStyle w:val="CommentText"/>
      </w:pPr>
      <w:r>
        <w:rPr>
          <w:rStyle w:val="CommentReference"/>
        </w:rPr>
        <w:annotationRef/>
      </w:r>
      <w:r w:rsidR="00A83F33">
        <w:t>Just wanted to confirm if this table S1 will be in the supplementary materials or not. If yes, remember to add it later to a separated document and remove from the main manuscript. I am asking because the letter S in figures and tables means supplementary in most journals.</w:t>
      </w:r>
      <w:r w:rsidR="00A83F33">
        <w:br/>
      </w:r>
      <w:r w:rsidR="00A83F33">
        <w:br/>
        <w:t xml:space="preserve">I believe it should go to SM, because informing the df is already enough in results reporting to know the number of trials/sample size. </w:t>
      </w:r>
    </w:p>
  </w:comment>
  <w:comment w:id="6" w:author="Arthur Lamounier Moura" w:date="2025-01-20T15:32:00Z" w:initials="AL">
    <w:p w14:paraId="43A19A3F" w14:textId="6CF53423" w:rsidR="00970425" w:rsidRDefault="00213D7A" w:rsidP="00970425">
      <w:pPr>
        <w:pStyle w:val="CommentText"/>
      </w:pPr>
      <w:r>
        <w:rPr>
          <w:rStyle w:val="CommentReference"/>
        </w:rPr>
        <w:annotationRef/>
      </w:r>
      <w:r w:rsidR="00970425">
        <w:t>I believe that a 3D diagram of the trial chamber would greatly benefit this section. Nothing super descriptive but enough to capture the idea of dimensions, where the fuelbed is being placed and where the sensors are located.</w:t>
      </w:r>
    </w:p>
  </w:comment>
  <w:comment w:id="7" w:author="Arthur Lamounier Moura" w:date="2025-01-20T15:34:00Z" w:initials="AL">
    <w:p w14:paraId="78775464" w14:textId="0BC28236" w:rsidR="00213D7A" w:rsidRDefault="00213D7A" w:rsidP="00213D7A">
      <w:pPr>
        <w:pStyle w:val="CommentText"/>
      </w:pPr>
      <w:r>
        <w:rPr>
          <w:rStyle w:val="CommentReference"/>
        </w:rPr>
        <w:annotationRef/>
      </w:r>
      <w:r>
        <w:t>Not a big deal, but except for extremely small dimensions, like milimeters, we should try to stick to meters whenever possible.</w:t>
      </w:r>
    </w:p>
  </w:comment>
  <w:comment w:id="8" w:author="Arthur Lamounier Moura" w:date="2025-01-20T15:36:00Z" w:initials="AL">
    <w:p w14:paraId="5F699518" w14:textId="77777777" w:rsidR="00213D7A" w:rsidRDefault="00213D7A" w:rsidP="00213D7A">
      <w:pPr>
        <w:pStyle w:val="CommentText"/>
      </w:pPr>
      <w:r>
        <w:rPr>
          <w:rStyle w:val="CommentReference"/>
        </w:rPr>
        <w:annotationRef/>
      </w:r>
      <w:r>
        <w:t xml:space="preserve">It is important to highlight here that the fuel mixes were first placed in a plastic (trash) bag, mixed thoroughly, then placed in the test chamber. </w:t>
      </w:r>
    </w:p>
  </w:comment>
  <w:comment w:id="9" w:author="Heather Alexander" w:date="2024-12-19T12:24:00Z" w:initials="HA">
    <w:p w14:paraId="049E1C7F" w14:textId="4211F80C" w:rsidR="00396F8E" w:rsidRDefault="00396F8E" w:rsidP="00396F8E">
      <w:pPr>
        <w:pStyle w:val="CommentText"/>
      </w:pPr>
      <w:r>
        <w:rPr>
          <w:rStyle w:val="CommentReference"/>
        </w:rPr>
        <w:annotationRef/>
      </w:r>
      <w:r>
        <w:t>How was this measured?</w:t>
      </w:r>
    </w:p>
  </w:comment>
  <w:comment w:id="10" w:author="Heather Alexander" w:date="2024-12-19T12:23:00Z" w:initials="HA">
    <w:p w14:paraId="14E8D880" w14:textId="184ED160" w:rsidR="00396F8E" w:rsidRDefault="00396F8E" w:rsidP="00396F8E">
      <w:pPr>
        <w:pStyle w:val="CommentText"/>
      </w:pPr>
      <w:r>
        <w:rPr>
          <w:rStyle w:val="CommentReference"/>
        </w:rPr>
        <w:annotationRef/>
      </w:r>
      <w:r>
        <w:t>How were these measured?</w:t>
      </w:r>
    </w:p>
  </w:comment>
  <w:comment w:id="11" w:author="Arthur Lamounier Moura" w:date="2025-01-20T15:49:00Z" w:initials="AL">
    <w:p w14:paraId="0B7335ED" w14:textId="77777777" w:rsidR="00970425" w:rsidRDefault="00970425" w:rsidP="00970425">
      <w:pPr>
        <w:pStyle w:val="CommentText"/>
      </w:pPr>
      <w:r>
        <w:rPr>
          <w:rStyle w:val="CommentReference"/>
        </w:rPr>
        <w:annotationRef/>
      </w:r>
      <w:r>
        <w:t>My recommendation here is to be more descriptive about the variables being measured and the units through which they are described. For example:</w:t>
      </w:r>
      <w:r>
        <w:rPr>
          <w:b/>
          <w:bCs/>
        </w:rPr>
        <w:t xml:space="preserve"> “we measured fuel mass to determine mass loss rates - expressed in grams per second - which describe the speed at which fuel is consumed during combustion.”</w:t>
      </w:r>
      <w:r>
        <w:rPr>
          <w:b/>
          <w:bCs/>
        </w:rPr>
        <w:br/>
      </w:r>
      <w:r>
        <w:rPr>
          <w:b/>
          <w:bCs/>
        </w:rPr>
        <w:br/>
      </w:r>
      <w:r>
        <w:t>Not necessarily the way I put above, but as a suggestion.</w:t>
      </w:r>
    </w:p>
  </w:comment>
  <w:comment w:id="12" w:author="Arthur Lamounier Moura" w:date="2025-01-20T16:50:00Z" w:initials="AL">
    <w:p w14:paraId="12926D3A" w14:textId="77777777" w:rsidR="00680A17" w:rsidRDefault="00680A17" w:rsidP="00680A17">
      <w:pPr>
        <w:pStyle w:val="CommentText"/>
      </w:pPr>
      <w:r>
        <w:rPr>
          <w:rStyle w:val="CommentReference"/>
        </w:rPr>
        <w:annotationRef/>
      </w:r>
      <w:r>
        <w:rPr>
          <w:b/>
          <w:bCs/>
        </w:rPr>
        <w:t>Normally we use the name of the equipment followed by the company name and their location in parenthesis.</w:t>
      </w:r>
    </w:p>
  </w:comment>
  <w:comment w:id="13" w:author="Heather Alexander" w:date="2024-12-19T12:36:00Z" w:initials="HA">
    <w:p w14:paraId="700BBBCD" w14:textId="433EA82D" w:rsidR="00CB3A4E" w:rsidRDefault="00CB3A4E" w:rsidP="00CB3A4E">
      <w:pPr>
        <w:pStyle w:val="CommentText"/>
      </w:pPr>
      <w:r>
        <w:rPr>
          <w:rStyle w:val="CommentReference"/>
        </w:rPr>
        <w:annotationRef/>
      </w:r>
      <w:r>
        <w:t>Has this been described before? Is this the table?</w:t>
      </w:r>
    </w:p>
  </w:comment>
  <w:comment w:id="14" w:author="Arthur Lamounier Moura" w:date="2025-01-20T15:50:00Z" w:initials="AL">
    <w:p w14:paraId="6A241B80" w14:textId="77777777" w:rsidR="00970425" w:rsidRDefault="00970425" w:rsidP="00970425">
      <w:pPr>
        <w:pStyle w:val="CommentText"/>
      </w:pPr>
      <w:r>
        <w:rPr>
          <w:rStyle w:val="CommentReference"/>
        </w:rPr>
        <w:annotationRef/>
      </w:r>
      <w:r>
        <w:t>I would just use kilograms and avoid any imperial measurement. I do not know the journal for submission but the majority of the international journals would recommend the metric system.</w:t>
      </w:r>
    </w:p>
  </w:comment>
  <w:comment w:id="15" w:author="Heather Alexander" w:date="2024-12-19T12:41:00Z" w:initials="HA">
    <w:p w14:paraId="033DE934" w14:textId="7B3132B4" w:rsidR="00033557" w:rsidRDefault="00033557" w:rsidP="00033557">
      <w:pPr>
        <w:pStyle w:val="CommentText"/>
      </w:pPr>
      <w:r>
        <w:rPr>
          <w:rStyle w:val="CommentReference"/>
        </w:rPr>
        <w:annotationRef/>
      </w:r>
      <w:r>
        <w:t>Are these the same as the other ones or additional ones, and do they have the same specs?</w:t>
      </w:r>
    </w:p>
  </w:comment>
  <w:comment w:id="16" w:author="Arthur Lamounier Moura" w:date="2025-01-20T16:51:00Z" w:initials="AL">
    <w:p w14:paraId="19106CDA" w14:textId="77777777" w:rsidR="00680A17" w:rsidRDefault="00680A17" w:rsidP="00680A17">
      <w:pPr>
        <w:pStyle w:val="CommentText"/>
      </w:pPr>
      <w:r>
        <w:rPr>
          <w:rStyle w:val="CommentReference"/>
        </w:rPr>
        <w:annotationRef/>
      </w:r>
      <w:r>
        <w:rPr>
          <w:b/>
          <w:bCs/>
        </w:rPr>
        <w:t>Normally we use the name of the equipment followed by the company name and their location in parenthesis.</w:t>
      </w:r>
    </w:p>
  </w:comment>
  <w:comment w:id="17" w:author="Arthur Lamounier Moura" w:date="2025-01-20T15:53:00Z" w:initials="AL">
    <w:p w14:paraId="7500DF67" w14:textId="5434DB6A" w:rsidR="00970425" w:rsidRDefault="00970425" w:rsidP="00970425">
      <w:pPr>
        <w:pStyle w:val="CommentText"/>
      </w:pPr>
      <w:r>
        <w:rPr>
          <w:rStyle w:val="CommentReference"/>
        </w:rPr>
        <w:annotationRef/>
      </w:r>
      <w:r>
        <w:t>Same as above, just metric should be enough.</w:t>
      </w:r>
    </w:p>
  </w:comment>
  <w:comment w:id="37" w:author="Arthur Lamounier Moura" w:date="2025-01-20T16:00:00Z" w:initials="AL">
    <w:p w14:paraId="2E0AFB09" w14:textId="77777777" w:rsidR="00970425" w:rsidRDefault="00970425" w:rsidP="00970425">
      <w:pPr>
        <w:pStyle w:val="CommentText"/>
      </w:pPr>
      <w:r>
        <w:rPr>
          <w:rStyle w:val="CommentReference"/>
        </w:rPr>
        <w:annotationRef/>
      </w:r>
      <w:r>
        <w:t xml:space="preserve">Remember to add some information about the variable, something as: </w:t>
      </w:r>
      <w:r>
        <w:rPr>
          <w:b/>
          <w:bCs/>
        </w:rPr>
        <w:t>“To determine the flame front propagation rate (measured in cm/s) and that describes the speed at which the flame front travels across the fuelbed…”</w:t>
      </w:r>
      <w:r>
        <w:rPr>
          <w:b/>
          <w:bCs/>
        </w:rPr>
        <w:br/>
      </w:r>
      <w:r>
        <w:rPr>
          <w:b/>
          <w:bCs/>
        </w:rPr>
        <w:br/>
      </w:r>
      <w:r>
        <w:t>Not necessarily this, but similar.</w:t>
      </w:r>
    </w:p>
  </w:comment>
  <w:comment w:id="38" w:author="Arthur Lamounier Moura" w:date="2025-01-20T16:49:00Z" w:initials="AL">
    <w:p w14:paraId="4BA2C69B" w14:textId="77777777" w:rsidR="00680A17" w:rsidRDefault="00680A17" w:rsidP="00680A17">
      <w:pPr>
        <w:pStyle w:val="CommentText"/>
      </w:pPr>
      <w:r>
        <w:rPr>
          <w:rStyle w:val="CommentReference"/>
        </w:rPr>
        <w:annotationRef/>
      </w:r>
      <w:r>
        <w:t>Normally we use the equipement model followed by the company name and their location in parenthesis.</w:t>
      </w:r>
    </w:p>
  </w:comment>
  <w:comment w:id="39" w:author="Heather Alexander" w:date="2024-12-19T13:01:00Z" w:initials="HA">
    <w:p w14:paraId="02D2D7A0" w14:textId="236841F8" w:rsidR="009F53BE" w:rsidRDefault="009F53BE" w:rsidP="009F53BE">
      <w:pPr>
        <w:pStyle w:val="CommentText"/>
      </w:pPr>
      <w:r>
        <w:rPr>
          <w:rStyle w:val="CommentReference"/>
        </w:rPr>
        <w:annotationRef/>
      </w:r>
      <w:r>
        <w:t>Was this done manually or did the camera provide this?</w:t>
      </w:r>
    </w:p>
  </w:comment>
  <w:comment w:id="40" w:author="Heather Alexander" w:date="2024-12-19T13:02:00Z" w:initials="HA">
    <w:p w14:paraId="15D449FD" w14:textId="77777777" w:rsidR="00E149D8" w:rsidRDefault="00E149D8" w:rsidP="00E149D8">
      <w:pPr>
        <w:pStyle w:val="CommentText"/>
      </w:pPr>
      <w:r>
        <w:rPr>
          <w:rStyle w:val="CommentReference"/>
        </w:rPr>
        <w:annotationRef/>
      </w:r>
      <w:r>
        <w:t>Do we even need to include the camera details if they weren’t used?</w:t>
      </w:r>
    </w:p>
  </w:comment>
  <w:comment w:id="41" w:author="Heather Alexander" w:date="2024-12-19T12:53:00Z" w:initials="HA">
    <w:p w14:paraId="1DB90C09" w14:textId="15554223" w:rsidR="009C7235" w:rsidRDefault="009C7235" w:rsidP="009C7235">
      <w:pPr>
        <w:pStyle w:val="CommentText"/>
      </w:pPr>
      <w:r>
        <w:rPr>
          <w:rStyle w:val="CommentReference"/>
        </w:rPr>
        <w:annotationRef/>
      </w:r>
      <w:r>
        <w:t>Do you have these data? How good of a fit was it?</w:t>
      </w:r>
    </w:p>
  </w:comment>
  <w:comment w:id="42" w:author="Arthur Lamounier Moura" w:date="2025-01-20T16:52:00Z" w:initials="AL">
    <w:p w14:paraId="2A39190B" w14:textId="77777777" w:rsidR="00680A17" w:rsidRDefault="00680A17" w:rsidP="00680A17">
      <w:pPr>
        <w:pStyle w:val="CommentText"/>
      </w:pPr>
      <w:r>
        <w:rPr>
          <w:rStyle w:val="CommentReference"/>
        </w:rPr>
        <w:annotationRef/>
      </w:r>
      <w:r>
        <w:t>I think that numbering the row like this is a little confusing, so I suggest to use bottom, mid, and top row to assign the location of the TCs.</w:t>
      </w:r>
    </w:p>
  </w:comment>
  <w:comment w:id="43" w:author="Heather Alexander" w:date="2024-12-19T12:56:00Z" w:initials="HA">
    <w:p w14:paraId="1650C9B2" w14:textId="1C1B9462" w:rsidR="00BB312F" w:rsidRDefault="00BB312F" w:rsidP="00BB312F">
      <w:pPr>
        <w:pStyle w:val="CommentText"/>
      </w:pPr>
      <w:r>
        <w:rPr>
          <w:rStyle w:val="CommentReference"/>
        </w:rPr>
        <w:annotationRef/>
      </w:r>
      <w:r>
        <w:t>We need to update all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21521" w15:done="0"/>
  <w15:commentEx w15:paraId="25B3285F" w15:done="0"/>
  <w15:commentEx w15:paraId="4F498FB8" w15:done="0"/>
  <w15:commentEx w15:paraId="0F4E05AB" w15:done="0"/>
  <w15:commentEx w15:paraId="43A19A3F" w15:done="0"/>
  <w15:commentEx w15:paraId="78775464" w15:done="0"/>
  <w15:commentEx w15:paraId="5F699518" w15:done="0"/>
  <w15:commentEx w15:paraId="049E1C7F" w15:done="0"/>
  <w15:commentEx w15:paraId="14E8D880" w15:done="0"/>
  <w15:commentEx w15:paraId="0B7335ED" w15:done="0"/>
  <w15:commentEx w15:paraId="12926D3A" w15:done="0"/>
  <w15:commentEx w15:paraId="700BBBCD" w15:done="0"/>
  <w15:commentEx w15:paraId="6A241B80" w15:done="0"/>
  <w15:commentEx w15:paraId="033DE934" w15:done="0"/>
  <w15:commentEx w15:paraId="19106CDA" w15:done="0"/>
  <w15:commentEx w15:paraId="7500DF67" w15:done="0"/>
  <w15:commentEx w15:paraId="2E0AFB09" w15:done="0"/>
  <w15:commentEx w15:paraId="4BA2C69B" w15:done="0"/>
  <w15:commentEx w15:paraId="02D2D7A0" w15:done="0"/>
  <w15:commentEx w15:paraId="15D449FD" w15:done="0"/>
  <w15:commentEx w15:paraId="1DB90C09" w15:done="0"/>
  <w15:commentEx w15:paraId="2A39190B" w15:done="0"/>
  <w15:commentEx w15:paraId="1650C9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B201BE" w16cex:dateUtc="2024-12-19T20:37:00Z"/>
  <w16cex:commentExtensible w16cex:durableId="1E8C59E0" w16cex:dateUtc="2024-12-19T20:38:00Z"/>
  <w16cex:commentExtensible w16cex:durableId="542BA7C2" w16cex:dateUtc="2025-01-20T21:30:00Z"/>
  <w16cex:commentExtensible w16cex:durableId="600BC3EA" w16cex:dateUtc="2025-01-20T22:58:00Z"/>
  <w16cex:commentExtensible w16cex:durableId="511C6497" w16cex:dateUtc="2025-01-20T21:32:00Z"/>
  <w16cex:commentExtensible w16cex:durableId="7A2B25F4" w16cex:dateUtc="2025-01-20T21:34:00Z"/>
  <w16cex:commentExtensible w16cex:durableId="73CE3379" w16cex:dateUtc="2025-01-20T21:36:00Z"/>
  <w16cex:commentExtensible w16cex:durableId="7617C2C4" w16cex:dateUtc="2024-12-19T18:24:00Z"/>
  <w16cex:commentExtensible w16cex:durableId="713681EB" w16cex:dateUtc="2024-12-19T18:23:00Z"/>
  <w16cex:commentExtensible w16cex:durableId="6F26E5F9" w16cex:dateUtc="2025-01-20T21:49:00Z"/>
  <w16cex:commentExtensible w16cex:durableId="12DA7FCC" w16cex:dateUtc="2025-01-20T22:50:00Z"/>
  <w16cex:commentExtensible w16cex:durableId="6283B1A0" w16cex:dateUtc="2024-12-19T18:36:00Z">
    <w16cex:extLst>
      <w16:ext w16:uri="{CE6994B0-6A32-4C9F-8C6B-6E91EDA988CE}">
        <cr:reactions xmlns:cr="http://schemas.microsoft.com/office/comments/2020/reactions">
          <cr:reaction reactionType="1">
            <cr:reactionInfo dateUtc="2025-01-20T21:51:13Z">
              <cr:user userId="S::azl0083@auburn.edu::41e70289-9987-4e1c-867e-b81f8c698340" userProvider="AD" userName="Arthur Lamounier Moura"/>
            </cr:reactionInfo>
          </cr:reaction>
        </cr:reactions>
      </w16:ext>
    </w16cex:extLst>
  </w16cex:commentExtensible>
  <w16cex:commentExtensible w16cex:durableId="677B16B9" w16cex:dateUtc="2025-01-20T21:50:00Z"/>
  <w16cex:commentExtensible w16cex:durableId="2A028428" w16cex:dateUtc="2024-12-19T18:41:00Z"/>
  <w16cex:commentExtensible w16cex:durableId="20851298" w16cex:dateUtc="2025-01-20T22:51:00Z"/>
  <w16cex:commentExtensible w16cex:durableId="2445A475" w16cex:dateUtc="2025-01-20T21:53:00Z"/>
  <w16cex:commentExtensible w16cex:durableId="2E46BDC7" w16cex:dateUtc="2025-01-20T22:00:00Z"/>
  <w16cex:commentExtensible w16cex:durableId="4C76C099" w16cex:dateUtc="2025-01-20T22:49:00Z"/>
  <w16cex:commentExtensible w16cex:durableId="14C8A054" w16cex:dateUtc="2024-12-19T19:01:00Z">
    <w16cex:extLst>
      <w16:ext w16:uri="{CE6994B0-6A32-4C9F-8C6B-6E91EDA988CE}">
        <cr:reactions xmlns:cr="http://schemas.microsoft.com/office/comments/2020/reactions">
          <cr:reaction reactionType="1">
            <cr:reactionInfo dateUtc="2025-01-20T22:01:20Z">
              <cr:user userId="S::azl0083@auburn.edu::41e70289-9987-4e1c-867e-b81f8c698340" userProvider="AD" userName="Arthur Lamounier Moura"/>
            </cr:reactionInfo>
          </cr:reaction>
        </cr:reactions>
      </w16:ext>
    </w16cex:extLst>
  </w16cex:commentExtensible>
  <w16cex:commentExtensible w16cex:durableId="47894FFF" w16cex:dateUtc="2024-12-19T19:02:00Z"/>
  <w16cex:commentExtensible w16cex:durableId="2EBDF271" w16cex:dateUtc="2024-12-19T18:53:00Z"/>
  <w16cex:commentExtensible w16cex:durableId="4EFFEA2E" w16cex:dateUtc="2025-01-20T22:52:00Z"/>
  <w16cex:commentExtensible w16cex:durableId="0E7E82BA" w16cex:dateUtc="2024-12-19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21521" w16cid:durableId="09B201BE"/>
  <w16cid:commentId w16cid:paraId="25B3285F" w16cid:durableId="1E8C59E0"/>
  <w16cid:commentId w16cid:paraId="4F498FB8" w16cid:durableId="542BA7C2"/>
  <w16cid:commentId w16cid:paraId="0F4E05AB" w16cid:durableId="600BC3EA"/>
  <w16cid:commentId w16cid:paraId="43A19A3F" w16cid:durableId="511C6497"/>
  <w16cid:commentId w16cid:paraId="78775464" w16cid:durableId="7A2B25F4"/>
  <w16cid:commentId w16cid:paraId="5F699518" w16cid:durableId="73CE3379"/>
  <w16cid:commentId w16cid:paraId="049E1C7F" w16cid:durableId="7617C2C4"/>
  <w16cid:commentId w16cid:paraId="14E8D880" w16cid:durableId="713681EB"/>
  <w16cid:commentId w16cid:paraId="0B7335ED" w16cid:durableId="6F26E5F9"/>
  <w16cid:commentId w16cid:paraId="12926D3A" w16cid:durableId="12DA7FCC"/>
  <w16cid:commentId w16cid:paraId="700BBBCD" w16cid:durableId="6283B1A0"/>
  <w16cid:commentId w16cid:paraId="6A241B80" w16cid:durableId="677B16B9"/>
  <w16cid:commentId w16cid:paraId="033DE934" w16cid:durableId="2A028428"/>
  <w16cid:commentId w16cid:paraId="19106CDA" w16cid:durableId="20851298"/>
  <w16cid:commentId w16cid:paraId="7500DF67" w16cid:durableId="2445A475"/>
  <w16cid:commentId w16cid:paraId="2E0AFB09" w16cid:durableId="2E46BDC7"/>
  <w16cid:commentId w16cid:paraId="4BA2C69B" w16cid:durableId="4C76C099"/>
  <w16cid:commentId w16cid:paraId="02D2D7A0" w16cid:durableId="14C8A054"/>
  <w16cid:commentId w16cid:paraId="15D449FD" w16cid:durableId="47894FFF"/>
  <w16cid:commentId w16cid:paraId="1DB90C09" w16cid:durableId="2EBDF271"/>
  <w16cid:commentId w16cid:paraId="2A39190B" w16cid:durableId="4EFFEA2E"/>
  <w16cid:commentId w16cid:paraId="1650C9B2" w16cid:durableId="0E7E82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Lamounier Moura">
    <w15:presenceInfo w15:providerId="AD" w15:userId="S::azl0083@auburn.edu::41e70289-9987-4e1c-867e-b81f8c698340"/>
  </w15:person>
  <w15:person w15:author="Heather Alexander">
    <w15:presenceInfo w15:providerId="AD" w15:userId="S::hda0010@auburn.edu::afd37492-88ba-4a74-a95c-9e2fd03b8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2C"/>
    <w:rsid w:val="000004E0"/>
    <w:rsid w:val="00007B39"/>
    <w:rsid w:val="00007F92"/>
    <w:rsid w:val="000262A8"/>
    <w:rsid w:val="00033557"/>
    <w:rsid w:val="00037EAE"/>
    <w:rsid w:val="0005009F"/>
    <w:rsid w:val="00054122"/>
    <w:rsid w:val="00076150"/>
    <w:rsid w:val="00076F1A"/>
    <w:rsid w:val="00084701"/>
    <w:rsid w:val="00093773"/>
    <w:rsid w:val="0009425E"/>
    <w:rsid w:val="000953C7"/>
    <w:rsid w:val="000A67CA"/>
    <w:rsid w:val="000B655A"/>
    <w:rsid w:val="000C1ECE"/>
    <w:rsid w:val="000C2674"/>
    <w:rsid w:val="000C589E"/>
    <w:rsid w:val="000D5887"/>
    <w:rsid w:val="000D7F21"/>
    <w:rsid w:val="000E384E"/>
    <w:rsid w:val="000E4BD4"/>
    <w:rsid w:val="0012338B"/>
    <w:rsid w:val="00134DB3"/>
    <w:rsid w:val="00135ED8"/>
    <w:rsid w:val="00140D91"/>
    <w:rsid w:val="00151901"/>
    <w:rsid w:val="00153B59"/>
    <w:rsid w:val="00160F55"/>
    <w:rsid w:val="00161C88"/>
    <w:rsid w:val="00162BAD"/>
    <w:rsid w:val="00167712"/>
    <w:rsid w:val="00177F61"/>
    <w:rsid w:val="0018270E"/>
    <w:rsid w:val="00182E8B"/>
    <w:rsid w:val="00184D7E"/>
    <w:rsid w:val="00190C5C"/>
    <w:rsid w:val="001A655E"/>
    <w:rsid w:val="001A7F91"/>
    <w:rsid w:val="001B4CA5"/>
    <w:rsid w:val="001C4D55"/>
    <w:rsid w:val="001C61E5"/>
    <w:rsid w:val="001D28B5"/>
    <w:rsid w:val="001D3D6E"/>
    <w:rsid w:val="001D7B79"/>
    <w:rsid w:val="001E74EC"/>
    <w:rsid w:val="001E7D36"/>
    <w:rsid w:val="001F0C59"/>
    <w:rsid w:val="001F3821"/>
    <w:rsid w:val="001F736E"/>
    <w:rsid w:val="0020230C"/>
    <w:rsid w:val="0021121A"/>
    <w:rsid w:val="00213D7A"/>
    <w:rsid w:val="0024305A"/>
    <w:rsid w:val="002432A4"/>
    <w:rsid w:val="002466EC"/>
    <w:rsid w:val="002525DF"/>
    <w:rsid w:val="0025344B"/>
    <w:rsid w:val="0025391F"/>
    <w:rsid w:val="00256B2A"/>
    <w:rsid w:val="00262E7A"/>
    <w:rsid w:val="002640B4"/>
    <w:rsid w:val="00277B48"/>
    <w:rsid w:val="00287967"/>
    <w:rsid w:val="00295685"/>
    <w:rsid w:val="002A51C2"/>
    <w:rsid w:val="002C4432"/>
    <w:rsid w:val="002C7EE7"/>
    <w:rsid w:val="002E78F7"/>
    <w:rsid w:val="003130E9"/>
    <w:rsid w:val="003162C5"/>
    <w:rsid w:val="00321BBC"/>
    <w:rsid w:val="00336EDD"/>
    <w:rsid w:val="00350347"/>
    <w:rsid w:val="00350992"/>
    <w:rsid w:val="0036026B"/>
    <w:rsid w:val="00363C56"/>
    <w:rsid w:val="003800FE"/>
    <w:rsid w:val="003840E2"/>
    <w:rsid w:val="003865F6"/>
    <w:rsid w:val="00387581"/>
    <w:rsid w:val="00396F8E"/>
    <w:rsid w:val="003A6872"/>
    <w:rsid w:val="003B1394"/>
    <w:rsid w:val="003D6F05"/>
    <w:rsid w:val="003E7FC4"/>
    <w:rsid w:val="003F7E3E"/>
    <w:rsid w:val="0041779B"/>
    <w:rsid w:val="00423E20"/>
    <w:rsid w:val="00442C3B"/>
    <w:rsid w:val="004751C6"/>
    <w:rsid w:val="004827DC"/>
    <w:rsid w:val="00483036"/>
    <w:rsid w:val="00496D29"/>
    <w:rsid w:val="004D45C9"/>
    <w:rsid w:val="00505890"/>
    <w:rsid w:val="00511D76"/>
    <w:rsid w:val="005123A5"/>
    <w:rsid w:val="00526494"/>
    <w:rsid w:val="005510D1"/>
    <w:rsid w:val="0055177D"/>
    <w:rsid w:val="00557CDF"/>
    <w:rsid w:val="005674E6"/>
    <w:rsid w:val="005818EC"/>
    <w:rsid w:val="005A70BD"/>
    <w:rsid w:val="005B7441"/>
    <w:rsid w:val="005D5FAB"/>
    <w:rsid w:val="005E3757"/>
    <w:rsid w:val="005F3C87"/>
    <w:rsid w:val="00623973"/>
    <w:rsid w:val="00626C82"/>
    <w:rsid w:val="00642640"/>
    <w:rsid w:val="00642878"/>
    <w:rsid w:val="0064433F"/>
    <w:rsid w:val="00647D01"/>
    <w:rsid w:val="0065554A"/>
    <w:rsid w:val="0066010C"/>
    <w:rsid w:val="00661AB6"/>
    <w:rsid w:val="00670F7D"/>
    <w:rsid w:val="00677940"/>
    <w:rsid w:val="00680670"/>
    <w:rsid w:val="00680A17"/>
    <w:rsid w:val="00687489"/>
    <w:rsid w:val="006935D5"/>
    <w:rsid w:val="00697932"/>
    <w:rsid w:val="006A6D72"/>
    <w:rsid w:val="006A767C"/>
    <w:rsid w:val="006B3C00"/>
    <w:rsid w:val="006E0BFD"/>
    <w:rsid w:val="006E5B94"/>
    <w:rsid w:val="006F4DD3"/>
    <w:rsid w:val="00700356"/>
    <w:rsid w:val="00702868"/>
    <w:rsid w:val="007347DD"/>
    <w:rsid w:val="00746FA7"/>
    <w:rsid w:val="007531B6"/>
    <w:rsid w:val="00770702"/>
    <w:rsid w:val="007740EE"/>
    <w:rsid w:val="0077420C"/>
    <w:rsid w:val="00791D3D"/>
    <w:rsid w:val="0079290D"/>
    <w:rsid w:val="00797144"/>
    <w:rsid w:val="007A48A5"/>
    <w:rsid w:val="007A7914"/>
    <w:rsid w:val="007B085B"/>
    <w:rsid w:val="007C32FA"/>
    <w:rsid w:val="007C78C8"/>
    <w:rsid w:val="007D025D"/>
    <w:rsid w:val="007D11F4"/>
    <w:rsid w:val="007F32CA"/>
    <w:rsid w:val="007F4699"/>
    <w:rsid w:val="007F7973"/>
    <w:rsid w:val="00805728"/>
    <w:rsid w:val="008252FE"/>
    <w:rsid w:val="00827DCC"/>
    <w:rsid w:val="00833DDF"/>
    <w:rsid w:val="00852B4F"/>
    <w:rsid w:val="00855965"/>
    <w:rsid w:val="00860BF7"/>
    <w:rsid w:val="00860C11"/>
    <w:rsid w:val="00863D6C"/>
    <w:rsid w:val="00875BED"/>
    <w:rsid w:val="00881CD9"/>
    <w:rsid w:val="0088599E"/>
    <w:rsid w:val="008915D2"/>
    <w:rsid w:val="008B2239"/>
    <w:rsid w:val="008B5A82"/>
    <w:rsid w:val="008C5A72"/>
    <w:rsid w:val="008C5F62"/>
    <w:rsid w:val="008C7295"/>
    <w:rsid w:val="008C7625"/>
    <w:rsid w:val="008D507D"/>
    <w:rsid w:val="008D6F23"/>
    <w:rsid w:val="008F016C"/>
    <w:rsid w:val="008F328D"/>
    <w:rsid w:val="00910B90"/>
    <w:rsid w:val="0091122C"/>
    <w:rsid w:val="0091661E"/>
    <w:rsid w:val="00917061"/>
    <w:rsid w:val="00925C47"/>
    <w:rsid w:val="0093599D"/>
    <w:rsid w:val="009363E0"/>
    <w:rsid w:val="009414BB"/>
    <w:rsid w:val="0094473F"/>
    <w:rsid w:val="00967EAE"/>
    <w:rsid w:val="00970425"/>
    <w:rsid w:val="00992637"/>
    <w:rsid w:val="009A1D0E"/>
    <w:rsid w:val="009A2ECE"/>
    <w:rsid w:val="009C31AD"/>
    <w:rsid w:val="009C4756"/>
    <w:rsid w:val="009C7235"/>
    <w:rsid w:val="009F1D21"/>
    <w:rsid w:val="009F53BE"/>
    <w:rsid w:val="009F5764"/>
    <w:rsid w:val="00A01C1D"/>
    <w:rsid w:val="00A16E99"/>
    <w:rsid w:val="00A628C5"/>
    <w:rsid w:val="00A6654B"/>
    <w:rsid w:val="00A83F33"/>
    <w:rsid w:val="00A969B6"/>
    <w:rsid w:val="00AB4462"/>
    <w:rsid w:val="00AB4D77"/>
    <w:rsid w:val="00AD211C"/>
    <w:rsid w:val="00AE138E"/>
    <w:rsid w:val="00AE3CAC"/>
    <w:rsid w:val="00AE4C44"/>
    <w:rsid w:val="00AF6031"/>
    <w:rsid w:val="00B00BBA"/>
    <w:rsid w:val="00B070CB"/>
    <w:rsid w:val="00B3335F"/>
    <w:rsid w:val="00B5199D"/>
    <w:rsid w:val="00B53242"/>
    <w:rsid w:val="00B56DCF"/>
    <w:rsid w:val="00B60C44"/>
    <w:rsid w:val="00B6189B"/>
    <w:rsid w:val="00B61D51"/>
    <w:rsid w:val="00B63333"/>
    <w:rsid w:val="00B73A3D"/>
    <w:rsid w:val="00B7760A"/>
    <w:rsid w:val="00B81938"/>
    <w:rsid w:val="00B8544E"/>
    <w:rsid w:val="00B90538"/>
    <w:rsid w:val="00B91FEE"/>
    <w:rsid w:val="00BA3D7B"/>
    <w:rsid w:val="00BA7911"/>
    <w:rsid w:val="00BB312F"/>
    <w:rsid w:val="00BC45CC"/>
    <w:rsid w:val="00BC5FBE"/>
    <w:rsid w:val="00BD4C9D"/>
    <w:rsid w:val="00BE6439"/>
    <w:rsid w:val="00BE7A3A"/>
    <w:rsid w:val="00BF3E98"/>
    <w:rsid w:val="00C22434"/>
    <w:rsid w:val="00C24BA6"/>
    <w:rsid w:val="00C35345"/>
    <w:rsid w:val="00C54594"/>
    <w:rsid w:val="00C67DF4"/>
    <w:rsid w:val="00C82EE5"/>
    <w:rsid w:val="00CA160F"/>
    <w:rsid w:val="00CA17C4"/>
    <w:rsid w:val="00CA4422"/>
    <w:rsid w:val="00CB3A4E"/>
    <w:rsid w:val="00CC2CDA"/>
    <w:rsid w:val="00CD6229"/>
    <w:rsid w:val="00D109B9"/>
    <w:rsid w:val="00D260C7"/>
    <w:rsid w:val="00D26691"/>
    <w:rsid w:val="00D30DCA"/>
    <w:rsid w:val="00D43D57"/>
    <w:rsid w:val="00D51DEF"/>
    <w:rsid w:val="00D837AB"/>
    <w:rsid w:val="00D84130"/>
    <w:rsid w:val="00D86F34"/>
    <w:rsid w:val="00D94835"/>
    <w:rsid w:val="00DE594A"/>
    <w:rsid w:val="00DF4136"/>
    <w:rsid w:val="00E1492C"/>
    <w:rsid w:val="00E149D8"/>
    <w:rsid w:val="00E1667E"/>
    <w:rsid w:val="00E16902"/>
    <w:rsid w:val="00E417AD"/>
    <w:rsid w:val="00E60BA7"/>
    <w:rsid w:val="00E70FE0"/>
    <w:rsid w:val="00E8079C"/>
    <w:rsid w:val="00E848D1"/>
    <w:rsid w:val="00E86E89"/>
    <w:rsid w:val="00E92CD1"/>
    <w:rsid w:val="00EA76A6"/>
    <w:rsid w:val="00EB325A"/>
    <w:rsid w:val="00EB381C"/>
    <w:rsid w:val="00EB745C"/>
    <w:rsid w:val="00EF45C5"/>
    <w:rsid w:val="00F07925"/>
    <w:rsid w:val="00F1485E"/>
    <w:rsid w:val="00F15801"/>
    <w:rsid w:val="00F270F8"/>
    <w:rsid w:val="00F307E5"/>
    <w:rsid w:val="00F40144"/>
    <w:rsid w:val="00F443D2"/>
    <w:rsid w:val="00F44F2C"/>
    <w:rsid w:val="00F45979"/>
    <w:rsid w:val="00F67E60"/>
    <w:rsid w:val="00F92680"/>
    <w:rsid w:val="00F94BFE"/>
    <w:rsid w:val="00FA15C1"/>
    <w:rsid w:val="00FA669E"/>
    <w:rsid w:val="00FC1295"/>
    <w:rsid w:val="00FC17AA"/>
    <w:rsid w:val="00FD0B53"/>
    <w:rsid w:val="00FE29E0"/>
    <w:rsid w:val="00FE5AAC"/>
    <w:rsid w:val="00FE624E"/>
    <w:rsid w:val="00FF0444"/>
    <w:rsid w:val="00FF597E"/>
    <w:rsid w:val="0293EFF7"/>
    <w:rsid w:val="02E91670"/>
    <w:rsid w:val="0350B150"/>
    <w:rsid w:val="039DB619"/>
    <w:rsid w:val="044F7594"/>
    <w:rsid w:val="06D8C6AE"/>
    <w:rsid w:val="06FA62D5"/>
    <w:rsid w:val="07A977BD"/>
    <w:rsid w:val="08388186"/>
    <w:rsid w:val="08C0A49D"/>
    <w:rsid w:val="090FC642"/>
    <w:rsid w:val="0B9C3820"/>
    <w:rsid w:val="0BE8CAE3"/>
    <w:rsid w:val="0DCE45F0"/>
    <w:rsid w:val="0E4C68A1"/>
    <w:rsid w:val="0E716D65"/>
    <w:rsid w:val="0E7CED36"/>
    <w:rsid w:val="0F389191"/>
    <w:rsid w:val="10D041DA"/>
    <w:rsid w:val="1284C242"/>
    <w:rsid w:val="13790B6F"/>
    <w:rsid w:val="13A75149"/>
    <w:rsid w:val="13C430C0"/>
    <w:rsid w:val="13E6834B"/>
    <w:rsid w:val="140EF759"/>
    <w:rsid w:val="18D30300"/>
    <w:rsid w:val="1917BAA9"/>
    <w:rsid w:val="224B8ABC"/>
    <w:rsid w:val="274B6728"/>
    <w:rsid w:val="2799D79B"/>
    <w:rsid w:val="28C4CCD4"/>
    <w:rsid w:val="2901BD3F"/>
    <w:rsid w:val="2CBC2A85"/>
    <w:rsid w:val="2E46F8C1"/>
    <w:rsid w:val="2F8D3756"/>
    <w:rsid w:val="2FE21390"/>
    <w:rsid w:val="305777B9"/>
    <w:rsid w:val="31FBA553"/>
    <w:rsid w:val="3327D32E"/>
    <w:rsid w:val="340242CD"/>
    <w:rsid w:val="357A7E6E"/>
    <w:rsid w:val="35BDF224"/>
    <w:rsid w:val="35F4B534"/>
    <w:rsid w:val="3677539F"/>
    <w:rsid w:val="36E7580E"/>
    <w:rsid w:val="3711452A"/>
    <w:rsid w:val="389F9DA3"/>
    <w:rsid w:val="39002EA7"/>
    <w:rsid w:val="397843D4"/>
    <w:rsid w:val="3A570378"/>
    <w:rsid w:val="3A5C8E7D"/>
    <w:rsid w:val="3C048D87"/>
    <w:rsid w:val="3DF44BC1"/>
    <w:rsid w:val="3EAE1BB9"/>
    <w:rsid w:val="41A3F193"/>
    <w:rsid w:val="41A7BFC1"/>
    <w:rsid w:val="4228BE9B"/>
    <w:rsid w:val="42F0B834"/>
    <w:rsid w:val="430C3A78"/>
    <w:rsid w:val="4644A4BF"/>
    <w:rsid w:val="48855101"/>
    <w:rsid w:val="49A4A9EB"/>
    <w:rsid w:val="4AC0C7B4"/>
    <w:rsid w:val="4B23E22D"/>
    <w:rsid w:val="4C749854"/>
    <w:rsid w:val="4CE4D234"/>
    <w:rsid w:val="4F6FC9B5"/>
    <w:rsid w:val="504B4628"/>
    <w:rsid w:val="51C36980"/>
    <w:rsid w:val="535381D1"/>
    <w:rsid w:val="54374CDD"/>
    <w:rsid w:val="5684FFF5"/>
    <w:rsid w:val="573045B8"/>
    <w:rsid w:val="58192135"/>
    <w:rsid w:val="5913AAF9"/>
    <w:rsid w:val="59393D78"/>
    <w:rsid w:val="5AAB2156"/>
    <w:rsid w:val="5AC0361E"/>
    <w:rsid w:val="5AE86CBA"/>
    <w:rsid w:val="5C65AAD2"/>
    <w:rsid w:val="5D8ECBA7"/>
    <w:rsid w:val="5ECC2E83"/>
    <w:rsid w:val="5EFB2008"/>
    <w:rsid w:val="5F8B02C8"/>
    <w:rsid w:val="5FA38587"/>
    <w:rsid w:val="605F4E2F"/>
    <w:rsid w:val="606C0EA2"/>
    <w:rsid w:val="60775AD0"/>
    <w:rsid w:val="61A26408"/>
    <w:rsid w:val="62139E5F"/>
    <w:rsid w:val="62CB7B00"/>
    <w:rsid w:val="66A99DC5"/>
    <w:rsid w:val="69EA290E"/>
    <w:rsid w:val="6B19126F"/>
    <w:rsid w:val="6D75FAD6"/>
    <w:rsid w:val="6EEADD06"/>
    <w:rsid w:val="70096005"/>
    <w:rsid w:val="70DA825D"/>
    <w:rsid w:val="73A9A7DD"/>
    <w:rsid w:val="73B2B836"/>
    <w:rsid w:val="74B9848C"/>
    <w:rsid w:val="75C020B1"/>
    <w:rsid w:val="76C3FFB2"/>
    <w:rsid w:val="77053A06"/>
    <w:rsid w:val="7938E693"/>
    <w:rsid w:val="79407FCB"/>
    <w:rsid w:val="7B14B2E3"/>
    <w:rsid w:val="7BBEFD81"/>
    <w:rsid w:val="7D1B6E41"/>
    <w:rsid w:val="7D74D281"/>
    <w:rsid w:val="7DD6D57A"/>
    <w:rsid w:val="7DE0FF5C"/>
    <w:rsid w:val="7FFBB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DB95"/>
  <w15:chartTrackingRefBased/>
  <w15:docId w15:val="{3FC497E5-8FE8-4F1A-A2AC-1583AA22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92C"/>
    <w:rPr>
      <w:rFonts w:eastAsiaTheme="majorEastAsia" w:cstheme="majorBidi"/>
      <w:color w:val="272727" w:themeColor="text1" w:themeTint="D8"/>
    </w:rPr>
  </w:style>
  <w:style w:type="paragraph" w:styleId="Title">
    <w:name w:val="Title"/>
    <w:basedOn w:val="Normal"/>
    <w:next w:val="Normal"/>
    <w:link w:val="TitleChar"/>
    <w:uiPriority w:val="10"/>
    <w:qFormat/>
    <w:rsid w:val="00E14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92C"/>
    <w:pPr>
      <w:spacing w:before="160"/>
      <w:jc w:val="center"/>
    </w:pPr>
    <w:rPr>
      <w:i/>
      <w:iCs/>
      <w:color w:val="404040" w:themeColor="text1" w:themeTint="BF"/>
    </w:rPr>
  </w:style>
  <w:style w:type="character" w:customStyle="1" w:styleId="QuoteChar">
    <w:name w:val="Quote Char"/>
    <w:basedOn w:val="DefaultParagraphFont"/>
    <w:link w:val="Quote"/>
    <w:uiPriority w:val="29"/>
    <w:rsid w:val="00E1492C"/>
    <w:rPr>
      <w:i/>
      <w:iCs/>
      <w:color w:val="404040" w:themeColor="text1" w:themeTint="BF"/>
    </w:rPr>
  </w:style>
  <w:style w:type="paragraph" w:styleId="ListParagraph">
    <w:name w:val="List Paragraph"/>
    <w:basedOn w:val="Normal"/>
    <w:uiPriority w:val="34"/>
    <w:qFormat/>
    <w:rsid w:val="00E1492C"/>
    <w:pPr>
      <w:ind w:left="720"/>
      <w:contextualSpacing/>
    </w:pPr>
  </w:style>
  <w:style w:type="character" w:styleId="IntenseEmphasis">
    <w:name w:val="Intense Emphasis"/>
    <w:basedOn w:val="DefaultParagraphFont"/>
    <w:uiPriority w:val="21"/>
    <w:qFormat/>
    <w:rsid w:val="00E1492C"/>
    <w:rPr>
      <w:i/>
      <w:iCs/>
      <w:color w:val="0F4761" w:themeColor="accent1" w:themeShade="BF"/>
    </w:rPr>
  </w:style>
  <w:style w:type="paragraph" w:styleId="IntenseQuote">
    <w:name w:val="Intense Quote"/>
    <w:basedOn w:val="Normal"/>
    <w:next w:val="Normal"/>
    <w:link w:val="IntenseQuoteChar"/>
    <w:uiPriority w:val="30"/>
    <w:qFormat/>
    <w:rsid w:val="00E14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92C"/>
    <w:rPr>
      <w:i/>
      <w:iCs/>
      <w:color w:val="0F4761" w:themeColor="accent1" w:themeShade="BF"/>
    </w:rPr>
  </w:style>
  <w:style w:type="character" w:styleId="IntenseReference">
    <w:name w:val="Intense Reference"/>
    <w:basedOn w:val="DefaultParagraphFont"/>
    <w:uiPriority w:val="32"/>
    <w:qFormat/>
    <w:rsid w:val="00E1492C"/>
    <w:rPr>
      <w:b/>
      <w:bCs/>
      <w:smallCaps/>
      <w:color w:val="0F4761" w:themeColor="accent1" w:themeShade="BF"/>
      <w:spacing w:val="5"/>
    </w:rPr>
  </w:style>
  <w:style w:type="table" w:styleId="TableGrid">
    <w:name w:val="Table Grid"/>
    <w:basedOn w:val="TableNormal"/>
    <w:uiPriority w:val="39"/>
    <w:rsid w:val="00855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F94BFE"/>
    <w:pPr>
      <w:spacing w:line="240" w:lineRule="auto"/>
    </w:pPr>
    <w:rPr>
      <w:sz w:val="20"/>
      <w:szCs w:val="20"/>
    </w:rPr>
  </w:style>
  <w:style w:type="character" w:customStyle="1" w:styleId="CommentTextChar">
    <w:name w:val="Comment Text Char"/>
    <w:basedOn w:val="DefaultParagraphFont"/>
    <w:link w:val="CommentText"/>
    <w:uiPriority w:val="99"/>
    <w:rsid w:val="00F94BFE"/>
    <w:rPr>
      <w:sz w:val="20"/>
      <w:szCs w:val="20"/>
    </w:rPr>
  </w:style>
  <w:style w:type="character" w:styleId="CommentReference">
    <w:name w:val="annotation reference"/>
    <w:basedOn w:val="DefaultParagraphFont"/>
    <w:uiPriority w:val="99"/>
    <w:semiHidden/>
    <w:unhideWhenUsed/>
    <w:rsid w:val="00F94BFE"/>
    <w:rPr>
      <w:sz w:val="16"/>
      <w:szCs w:val="16"/>
    </w:rPr>
  </w:style>
  <w:style w:type="paragraph" w:styleId="NormalWeb">
    <w:name w:val="Normal (Web)"/>
    <w:basedOn w:val="Normal"/>
    <w:uiPriority w:val="99"/>
    <w:semiHidden/>
    <w:unhideWhenUsed/>
    <w:rsid w:val="00AB4462"/>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396F8E"/>
    <w:rPr>
      <w:b/>
      <w:bCs/>
    </w:rPr>
  </w:style>
  <w:style w:type="character" w:customStyle="1" w:styleId="CommentSubjectChar">
    <w:name w:val="Comment Subject Char"/>
    <w:basedOn w:val="CommentTextChar"/>
    <w:link w:val="CommentSubject"/>
    <w:uiPriority w:val="99"/>
    <w:semiHidden/>
    <w:rsid w:val="00396F8E"/>
    <w:rPr>
      <w:b/>
      <w:bCs/>
      <w:sz w:val="20"/>
      <w:szCs w:val="20"/>
    </w:rPr>
  </w:style>
  <w:style w:type="paragraph" w:styleId="Revision">
    <w:name w:val="Revision"/>
    <w:hidden/>
    <w:uiPriority w:val="99"/>
    <w:semiHidden/>
    <w:rsid w:val="00746F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21100">
      <w:bodyDiv w:val="1"/>
      <w:marLeft w:val="0"/>
      <w:marRight w:val="0"/>
      <w:marTop w:val="0"/>
      <w:marBottom w:val="0"/>
      <w:divBdr>
        <w:top w:val="none" w:sz="0" w:space="0" w:color="auto"/>
        <w:left w:val="none" w:sz="0" w:space="0" w:color="auto"/>
        <w:bottom w:val="none" w:sz="0" w:space="0" w:color="auto"/>
        <w:right w:val="none" w:sz="0" w:space="0" w:color="auto"/>
      </w:divBdr>
    </w:div>
    <w:div w:id="718170100">
      <w:bodyDiv w:val="1"/>
      <w:marLeft w:val="0"/>
      <w:marRight w:val="0"/>
      <w:marTop w:val="0"/>
      <w:marBottom w:val="0"/>
      <w:divBdr>
        <w:top w:val="none" w:sz="0" w:space="0" w:color="auto"/>
        <w:left w:val="none" w:sz="0" w:space="0" w:color="auto"/>
        <w:bottom w:val="none" w:sz="0" w:space="0" w:color="auto"/>
        <w:right w:val="none" w:sz="0" w:space="0" w:color="auto"/>
      </w:divBdr>
    </w:div>
    <w:div w:id="817964764">
      <w:bodyDiv w:val="1"/>
      <w:marLeft w:val="0"/>
      <w:marRight w:val="0"/>
      <w:marTop w:val="0"/>
      <w:marBottom w:val="0"/>
      <w:divBdr>
        <w:top w:val="none" w:sz="0" w:space="0" w:color="auto"/>
        <w:left w:val="none" w:sz="0" w:space="0" w:color="auto"/>
        <w:bottom w:val="none" w:sz="0" w:space="0" w:color="auto"/>
        <w:right w:val="none" w:sz="0" w:space="0" w:color="auto"/>
      </w:divBdr>
    </w:div>
    <w:div w:id="12243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4FB414F2DB8D458DD7971A5D19CDDA" ma:contentTypeVersion="16" ma:contentTypeDescription="Create a new document." ma:contentTypeScope="" ma:versionID="d0263ec1fe1536962aa5ab3e648a5a72">
  <xsd:schema xmlns:xsd="http://www.w3.org/2001/XMLSchema" xmlns:xs="http://www.w3.org/2001/XMLSchema" xmlns:p="http://schemas.microsoft.com/office/2006/metadata/properties" xmlns:ns3="32049c10-594d-4a73-9639-f3585e3020b3" xmlns:ns4="f2d62ae1-ef89-4a4e-b600-6ebbc505312e" targetNamespace="http://schemas.microsoft.com/office/2006/metadata/properties" ma:root="true" ma:fieldsID="c824afae753c54d8670587e07b0ace57" ns3:_="" ns4:_="">
    <xsd:import namespace="32049c10-594d-4a73-9639-f3585e3020b3"/>
    <xsd:import namespace="f2d62ae1-ef89-4a4e-b600-6ebbc505312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49c10-594d-4a73-9639-f3585e30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d62ae1-ef89-4a4e-b600-6ebbc50531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2049c10-594d-4a73-9639-f3585e3020b3" xsi:nil="true"/>
  </documentManagement>
</p:properties>
</file>

<file path=customXml/itemProps1.xml><?xml version="1.0" encoding="utf-8"?>
<ds:datastoreItem xmlns:ds="http://schemas.openxmlformats.org/officeDocument/2006/customXml" ds:itemID="{3829AF4E-66C9-48F5-9253-3B1481F323EF}">
  <ds:schemaRefs>
    <ds:schemaRef ds:uri="http://schemas.microsoft.com/sharepoint/v3/contenttype/forms"/>
  </ds:schemaRefs>
</ds:datastoreItem>
</file>

<file path=customXml/itemProps2.xml><?xml version="1.0" encoding="utf-8"?>
<ds:datastoreItem xmlns:ds="http://schemas.openxmlformats.org/officeDocument/2006/customXml" ds:itemID="{FA8C610B-B9A0-4B49-A62F-A2C660669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49c10-594d-4a73-9639-f3585e3020b3"/>
    <ds:schemaRef ds:uri="f2d62ae1-ef89-4a4e-b600-6ebbc5053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78EBE-17BA-4E1B-95BC-62FC9A96EDF7}">
  <ds:schemaRefs>
    <ds:schemaRef ds:uri="http://schemas.microsoft.com/office/2006/metadata/properties"/>
    <ds:schemaRef ds:uri="http://schemas.microsoft.com/office/infopath/2007/PartnerControls"/>
    <ds:schemaRef ds:uri="32049c10-594d-4a73-9639-f3585e3020b3"/>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5</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Childree</dc:creator>
  <cp:keywords/>
  <dc:description/>
  <cp:lastModifiedBy>Arthur Lamounier Moura</cp:lastModifiedBy>
  <cp:revision>134</cp:revision>
  <dcterms:created xsi:type="dcterms:W3CDTF">2024-12-19T17:20:00Z</dcterms:created>
  <dcterms:modified xsi:type="dcterms:W3CDTF">2025-01-20T23:00:00Z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0x010100644FB414F2DB8D458DD7971A5D19CDDA</vt:lpwstr>
  </property>
</Properties>
</file>